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FAF616" w14:textId="761E4B94" w:rsidR="008A1E45" w:rsidRDefault="007225AE" w:rsidP="00A54019">
      <w:pPr>
        <w:spacing w:line="480" w:lineRule="auto"/>
        <w:jc w:val="both"/>
      </w:pPr>
      <w:bookmarkStart w:id="0" w:name="_GoBack"/>
      <w:bookmarkEnd w:id="0"/>
      <w:r>
        <w:t>To find a suitable loss function based on information from the second virial coefficients at different temperatures, we follow</w:t>
      </w:r>
      <w:r w:rsidR="00CF3F66">
        <w:t xml:space="preserve"> the model optimization principles based on statistical distance minimization outlined in our previous work</w:t>
      </w:r>
      <w:r>
        <w:t>.</w:t>
      </w:r>
      <w:hyperlink w:anchor="_ENREF_1" w:tooltip="Vlcek, 2015 #1186" w:history="1">
        <w:r w:rsidR="00E0471F">
          <w:fldChar w:fldCharType="begin"/>
        </w:r>
        <w:r w:rsidR="00E0471F">
          <w:instrText xml:space="preserve"> ADDIN EN.CITE &lt;EndNote&gt;&lt;Cite&gt;&lt;Author&gt;Vlcek&lt;/Author&gt;&lt;Year&gt;2015&lt;/Year&gt;&lt;RecNum&gt;1186&lt;/RecNum&gt;&lt;DisplayText&gt;&lt;style face="superscript"&gt;1&lt;/style&gt;&lt;/DisplayText&gt;&lt;record&gt;&lt;rec-number&gt;1186&lt;/rec-number&gt;&lt;foreign-keys&gt;&lt;key app="EN" db-id="09rsr0pebtf9tzed9xn5taazr20vtd2wsrxp"&gt;1186&lt;/key&gt;&lt;/foreign-keys&gt;&lt;ref-type name="Journal Article"&gt;17&lt;/ref-type&gt;&lt;contributors&gt;&lt;authors&gt;&lt;author&gt;Vlcek, Lukas&lt;/author&gt;&lt;author&gt;Chialvo, Ariel A.&lt;/author&gt;&lt;/authors&gt;&lt;/contributors&gt;&lt;titles&gt;&lt;title&gt;Rigorous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Phys.&lt;/abbr-1&gt;&lt;/periodical&gt;&lt;volume&gt;143&lt;/volume&gt;&lt;number&gt;14&lt;/number&gt;&lt;section&gt;144110&lt;/section&gt;&lt;dates&gt;&lt;year&gt;2015&lt;/year&gt;&lt;pub-dates&gt;&lt;date&gt;OCT 14 2015&lt;/date&gt;&lt;/pub-dates&gt;&lt;/dates&gt;&lt;isbn&gt;0021-9606;1089-7690&lt;/isbn&gt;&lt;accession-num&gt;WOS:000362971600011&lt;/accession-num&gt;&lt;urls&gt;&lt;/urls&gt;&lt;electronic-resource-num&gt;10.1063/1.4932360&lt;/electronic-resource-num&gt;&lt;/record&gt;&lt;/Cite&gt;&lt;/EndNote&gt;</w:instrText>
        </w:r>
        <w:r w:rsidR="00E0471F">
          <w:fldChar w:fldCharType="separate"/>
        </w:r>
        <w:r w:rsidR="00E0471F" w:rsidRPr="00CF3F66">
          <w:rPr>
            <w:noProof/>
            <w:vertAlign w:val="superscript"/>
          </w:rPr>
          <w:t>1</w:t>
        </w:r>
        <w:r w:rsidR="00E0471F">
          <w:fldChar w:fldCharType="end"/>
        </w:r>
      </w:hyperlink>
      <w:r w:rsidR="00CF3F66">
        <w:t xml:space="preserve"> </w:t>
      </w:r>
      <w:r w:rsidR="003548C8">
        <w:t>The basic idea of this approach rests on matching the outcomes of measurements performed on the target and model systems. We have shown that a suitable loss function, can be written as</w:t>
      </w:r>
    </w:p>
    <w:p w14:paraId="0F5EAC4A" w14:textId="3F9EE77D" w:rsidR="008A1E45" w:rsidRDefault="003548C8" w:rsidP="00D24894">
      <w:pPr>
        <w:spacing w:line="480" w:lineRule="auto"/>
        <w:jc w:val="right"/>
      </w:pPr>
      <w:r w:rsidRPr="008A1E45">
        <w:rPr>
          <w:position w:val="-10"/>
        </w:rPr>
        <w:object w:dxaOrig="1200" w:dyaOrig="320" w14:anchorId="1840B4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16pt" o:ole="">
            <v:imagedata r:id="rId5" o:title=""/>
          </v:shape>
          <o:OLEObject Type="Embed" ProgID="Equation.3" ShapeID="_x0000_i1025" DrawAspect="Content" ObjectID="_1436857811" r:id="rId6"/>
        </w:object>
      </w:r>
      <w:r>
        <w:tab/>
      </w:r>
      <w:r w:rsidR="00D2499B">
        <w:t>.</w:t>
      </w:r>
      <w:r>
        <w:tab/>
      </w:r>
      <w:r>
        <w:tab/>
      </w:r>
      <w:r>
        <w:tab/>
      </w:r>
      <w:r>
        <w:tab/>
      </w:r>
      <w:r>
        <w:tab/>
        <w:t>(1)</w:t>
      </w:r>
    </w:p>
    <w:p w14:paraId="77B69A2A" w14:textId="78D3CB35" w:rsidR="00230A38" w:rsidRDefault="003548C8" w:rsidP="00A54019">
      <w:pPr>
        <w:spacing w:line="480" w:lineRule="auto"/>
        <w:jc w:val="both"/>
      </w:pPr>
      <w:r>
        <w:t xml:space="preserve">Where </w:t>
      </w:r>
      <w:r>
        <w:rPr>
          <w:i/>
        </w:rPr>
        <w:t>D</w:t>
      </w:r>
      <w:r>
        <w:rPr>
          <w:i/>
          <w:vertAlign w:val="subscript"/>
        </w:rPr>
        <w:t>B</w:t>
      </w:r>
      <w:r>
        <w:t xml:space="preserve"> and </w:t>
      </w:r>
      <w:r>
        <w:rPr>
          <w:i/>
        </w:rPr>
        <w:t>C</w:t>
      </w:r>
      <w:r>
        <w:rPr>
          <w:i/>
          <w:vertAlign w:val="subscript"/>
        </w:rPr>
        <w:t>B</w:t>
      </w:r>
      <w:r w:rsidR="00230A38">
        <w:t xml:space="preserve"> are known as the Bhattachary</w:t>
      </w:r>
      <w:r>
        <w:t>ya distance and coefficient, respectively.</w:t>
      </w:r>
      <w:r w:rsidR="00230A38">
        <w:t xml:space="preserve"> The Bhattacharyya coefficient is defined as</w:t>
      </w:r>
    </w:p>
    <w:p w14:paraId="75752D42" w14:textId="7027AEBB" w:rsidR="003548C8" w:rsidRDefault="00277082" w:rsidP="00D24894">
      <w:pPr>
        <w:spacing w:line="480" w:lineRule="auto"/>
        <w:jc w:val="right"/>
      </w:pPr>
      <w:r w:rsidRPr="00230A38">
        <w:rPr>
          <w:position w:val="-30"/>
        </w:rPr>
        <w:object w:dxaOrig="3620" w:dyaOrig="720" w14:anchorId="031FC083">
          <v:shape id="_x0000_i1026" type="#_x0000_t75" style="width:181pt;height:36pt" o:ole="">
            <v:imagedata r:id="rId7" o:title=""/>
          </v:shape>
          <o:OLEObject Type="Embed" ProgID="Equation.3" ShapeID="_x0000_i1026" DrawAspect="Content" ObjectID="_1436857812" r:id="rId8"/>
        </w:object>
      </w:r>
      <w:r w:rsidR="00D2499B">
        <w:tab/>
        <w:t>,</w:t>
      </w:r>
      <w:r w:rsidR="00FB2EB0">
        <w:tab/>
      </w:r>
      <w:r w:rsidR="00D2499B">
        <w:tab/>
        <w:t>(2)</w:t>
      </w:r>
    </w:p>
    <w:p w14:paraId="0F6C9933" w14:textId="39B1ADB7" w:rsidR="003548C8" w:rsidRDefault="00D2499B" w:rsidP="00A54019">
      <w:pPr>
        <w:spacing w:line="480" w:lineRule="auto"/>
        <w:jc w:val="both"/>
      </w:pPr>
      <w:proofErr w:type="gramStart"/>
      <w:r>
        <w:t>where</w:t>
      </w:r>
      <w:proofErr w:type="gramEnd"/>
      <w:r>
        <w:t xml:space="preserve"> </w:t>
      </w:r>
      <w:del w:id="1" w:author="AAC" w:date="2017-07-25T17:01:00Z">
        <w:r w:rsidDel="00530F6F">
          <w:delText xml:space="preserve">we </w:delText>
        </w:r>
      </w:del>
      <w:r>
        <w:t>the summation runs over all</w:t>
      </w:r>
      <w:r w:rsidR="00FB2EB0">
        <w:t xml:space="preserve"> </w:t>
      </w:r>
      <w:r w:rsidR="00FB2EB0">
        <w:rPr>
          <w:i/>
        </w:rPr>
        <w:t>k</w:t>
      </w:r>
      <w:r>
        <w:t xml:space="preserve"> states</w:t>
      </w:r>
      <w:r w:rsidR="00FB2EB0">
        <w:t xml:space="preserve"> </w:t>
      </w:r>
      <w:r w:rsidR="00FB2EB0">
        <w:rPr>
          <w:i/>
        </w:rPr>
        <w:t>i</w:t>
      </w:r>
      <w:r w:rsidR="00FB2EB0">
        <w:t xml:space="preserve"> </w:t>
      </w:r>
      <w:r>
        <w:t>of the sy</w:t>
      </w:r>
      <w:r w:rsidR="00FB2EB0">
        <w:t xml:space="preserve">stem </w:t>
      </w:r>
      <w:r>
        <w:t xml:space="preserve">that can be </w:t>
      </w:r>
      <w:r w:rsidR="00FB2EB0">
        <w:t xml:space="preserve">distinguished by a measurement, while </w:t>
      </w:r>
      <w:r w:rsidR="00FB2EB0" w:rsidRPr="00FB2EB0">
        <w:rPr>
          <w:position w:val="-12"/>
        </w:rPr>
        <w:object w:dxaOrig="260" w:dyaOrig="340" w14:anchorId="2BDE19E5">
          <v:shape id="_x0000_i1027" type="#_x0000_t75" style="width:13pt;height:17pt" o:ole="">
            <v:imagedata r:id="rId9" o:title=""/>
          </v:shape>
          <o:OLEObject Type="Embed" ProgID="Equation.3" ShapeID="_x0000_i1027" DrawAspect="Content" ObjectID="_1436857813" r:id="rId10"/>
        </w:object>
      </w:r>
      <w:r w:rsidR="00FB2EB0">
        <w:t xml:space="preserve"> and</w:t>
      </w:r>
      <w:del w:id="2" w:author="AAC" w:date="2017-07-25T17:01:00Z">
        <w:r w:rsidR="00FB2EB0" w:rsidDel="00530F6F">
          <w:delText xml:space="preserve"> </w:delText>
        </w:r>
      </w:del>
      <w:r w:rsidR="00FB2EB0">
        <w:t xml:space="preserve"> </w:t>
      </w:r>
      <w:r w:rsidR="00FB2EB0" w:rsidRPr="00FB2EB0">
        <w:rPr>
          <w:position w:val="-12"/>
        </w:rPr>
        <w:object w:dxaOrig="240" w:dyaOrig="340" w14:anchorId="02942F1A">
          <v:shape id="_x0000_i1028" type="#_x0000_t75" style="width:12pt;height:17pt" o:ole="">
            <v:imagedata r:id="rId11" o:title=""/>
          </v:shape>
          <o:OLEObject Type="Embed" ProgID="Equation.3" ShapeID="_x0000_i1028" DrawAspect="Content" ObjectID="_1436857814" r:id="rId12"/>
        </w:object>
      </w:r>
      <w:r w:rsidR="00FB2EB0">
        <w:t xml:space="preserve">are the probabilities of state </w:t>
      </w:r>
      <w:r w:rsidR="00FB2EB0">
        <w:rPr>
          <w:i/>
        </w:rPr>
        <w:t>i</w:t>
      </w:r>
      <w:r w:rsidR="00FB2EB0">
        <w:t xml:space="preserve"> in systems </w:t>
      </w:r>
      <w:r w:rsidR="00FB2EB0">
        <w:rPr>
          <w:i/>
        </w:rPr>
        <w:t>P</w:t>
      </w:r>
      <w:r w:rsidR="00FB2EB0">
        <w:t xml:space="preserve"> (target) and </w:t>
      </w:r>
      <w:r w:rsidR="00FB2EB0">
        <w:rPr>
          <w:i/>
        </w:rPr>
        <w:t>Q</w:t>
      </w:r>
      <w:r w:rsidR="00FB2EB0">
        <w:t xml:space="preserve"> (model). F</w:t>
      </w:r>
      <w:r>
        <w:t xml:space="preserve">or a continuum phase space </w:t>
      </w:r>
      <w:r w:rsidR="00277082" w:rsidRPr="00277082">
        <w:rPr>
          <w:position w:val="-4"/>
        </w:rPr>
        <w:object w:dxaOrig="240" w:dyaOrig="260" w14:anchorId="090775DD">
          <v:shape id="_x0000_i1029" type="#_x0000_t75" style="width:12pt;height:13pt" o:ole="">
            <v:imagedata r:id="rId13" o:title=""/>
          </v:shape>
          <o:OLEObject Type="Embed" ProgID="Equation.3" ShapeID="_x0000_i1029" DrawAspect="Content" ObjectID="_1436857815" r:id="rId14"/>
        </w:object>
      </w:r>
      <w:r>
        <w:t xml:space="preserve"> the summation is replaced by integration</w:t>
      </w:r>
      <w:r w:rsidR="00277082">
        <w:t xml:space="preserve"> over the coordinates of this space </w:t>
      </w:r>
      <w:r w:rsidR="00277082" w:rsidRPr="00277082">
        <w:rPr>
          <w:position w:val="-4"/>
        </w:rPr>
        <w:object w:dxaOrig="200" w:dyaOrig="200" w14:anchorId="19449485">
          <v:shape id="_x0000_i1030" type="#_x0000_t75" style="width:10pt;height:10pt" o:ole="">
            <v:imagedata r:id="rId15" o:title=""/>
          </v:shape>
          <o:OLEObject Type="Embed" ProgID="Equation.3" ShapeID="_x0000_i1030" DrawAspect="Content" ObjectID="_1436857816" r:id="rId16"/>
        </w:object>
      </w:r>
      <w:r w:rsidR="00FB2EB0">
        <w:t xml:space="preserve">, while </w:t>
      </w:r>
      <w:r w:rsidR="00FB2EB0" w:rsidRPr="00FB2EB0">
        <w:rPr>
          <w:position w:val="-14"/>
        </w:rPr>
        <w:object w:dxaOrig="540" w:dyaOrig="380" w14:anchorId="1226E2B0">
          <v:shape id="_x0000_i1031" type="#_x0000_t75" style="width:27pt;height:19pt" o:ole="">
            <v:imagedata r:id="rId17" o:title=""/>
          </v:shape>
          <o:OLEObject Type="Embed" ProgID="Equation.3" ShapeID="_x0000_i1031" DrawAspect="Content" ObjectID="_1436857817" r:id="rId18"/>
        </w:object>
      </w:r>
      <w:r w:rsidR="00FB2EB0">
        <w:t xml:space="preserve"> and </w:t>
      </w:r>
      <w:r w:rsidR="00FB2EB0" w:rsidRPr="00FB2EB0">
        <w:rPr>
          <w:position w:val="-14"/>
        </w:rPr>
        <w:object w:dxaOrig="520" w:dyaOrig="380" w14:anchorId="78D3277E">
          <v:shape id="_x0000_i1032" type="#_x0000_t75" style="width:26pt;height:19pt" o:ole="">
            <v:imagedata r:id="rId19" o:title=""/>
          </v:shape>
          <o:OLEObject Type="Embed" ProgID="Equation.3" ShapeID="_x0000_i1032" DrawAspect="Content" ObjectID="_1436857818" r:id="rId20"/>
        </w:object>
      </w:r>
      <w:r w:rsidR="00FB2EB0">
        <w:t xml:space="preserve"> are probability densities at </w:t>
      </w:r>
      <w:r w:rsidR="00FB2EB0" w:rsidRPr="00277082">
        <w:rPr>
          <w:position w:val="-4"/>
        </w:rPr>
        <w:object w:dxaOrig="200" w:dyaOrig="200" w14:anchorId="56627F1E">
          <v:shape id="_x0000_i1033" type="#_x0000_t75" style="width:10pt;height:10pt" o:ole="">
            <v:imagedata r:id="rId21" o:title=""/>
          </v:shape>
          <o:OLEObject Type="Embed" ProgID="Equation.3" ShapeID="_x0000_i1033" DrawAspect="Content" ObjectID="_1436857819" r:id="rId22"/>
        </w:object>
      </w:r>
      <w:r w:rsidR="00FB2EB0">
        <w:t xml:space="preserve">. </w:t>
      </w:r>
    </w:p>
    <w:p w14:paraId="1CE6DC34" w14:textId="7F3B9FC0" w:rsidR="00D24894" w:rsidRDefault="00D24894" w:rsidP="00A54019">
      <w:pPr>
        <w:spacing w:line="480" w:lineRule="auto"/>
        <w:ind w:firstLine="360"/>
        <w:jc w:val="both"/>
      </w:pPr>
      <w:r>
        <w:t xml:space="preserve">The </w:t>
      </w:r>
      <w:r w:rsidR="00E0471F">
        <w:t xml:space="preserve">particular sets of distinguishable states </w:t>
      </w:r>
      <w:r w:rsidR="00E0471F">
        <w:rPr>
          <w:i/>
        </w:rPr>
        <w:t>k</w:t>
      </w:r>
      <w:r w:rsidR="00E0471F">
        <w:t xml:space="preserve"> or the phase space </w:t>
      </w:r>
      <w:r w:rsidR="00E0471F" w:rsidRPr="00E0471F">
        <w:rPr>
          <w:position w:val="-4"/>
        </w:rPr>
        <w:object w:dxaOrig="240" w:dyaOrig="260" w14:anchorId="0A873D88">
          <v:shape id="_x0000_i1034" type="#_x0000_t75" style="width:12pt;height:13pt" o:ole="">
            <v:imagedata r:id="rId23" o:title=""/>
          </v:shape>
          <o:OLEObject Type="Embed" ProgID="Equation.3" ShapeID="_x0000_i1034" DrawAspect="Content" ObjectID="_1436857820" r:id="rId24"/>
        </w:object>
      </w:r>
      <w:r w:rsidR="00E0471F">
        <w:t xml:space="preserve"> in Eq. (2) depend on</w:t>
      </w:r>
      <w:r>
        <w:t xml:space="preserve"> a given set of experiments</w:t>
      </w:r>
      <w:r w:rsidR="00E0471F">
        <w:t>.</w:t>
      </w:r>
      <w:r>
        <w:t xml:space="preserve"> Here we will be approximating the equation of state (EOS) of water vapor in the limit of low density or pressure. The thermodynamic behavior of such fluid can be described by the virial EOS </w:t>
      </w:r>
      <w:ins w:id="3" w:author="AAC" w:date="2017-07-25T17:02:00Z">
        <w:r w:rsidR="00530F6F">
          <w:t xml:space="preserve">truncated at </w:t>
        </w:r>
      </w:ins>
      <w:del w:id="4" w:author="AAC" w:date="2017-07-25T17:02:00Z">
        <w:r w:rsidDel="00530F6F">
          <w:delText>expanded to</w:delText>
        </w:r>
      </w:del>
      <w:r>
        <w:t xml:space="preserve"> the second order, i.e., </w:t>
      </w:r>
    </w:p>
    <w:p w14:paraId="78555049" w14:textId="62FA4B79" w:rsidR="00D24894" w:rsidRDefault="00E07FBF" w:rsidP="00E07FBF">
      <w:pPr>
        <w:spacing w:line="480" w:lineRule="auto"/>
        <w:ind w:firstLine="360"/>
        <w:jc w:val="right"/>
      </w:pPr>
      <w:r w:rsidRPr="00A107ED">
        <w:rPr>
          <w:position w:val="-14"/>
        </w:rPr>
        <w:object w:dxaOrig="1740" w:dyaOrig="380" w14:anchorId="7702BEAD">
          <v:shape id="_x0000_i1035" type="#_x0000_t75" style="width:87pt;height:19pt" o:ole="">
            <v:imagedata r:id="rId25" o:title=""/>
          </v:shape>
          <o:OLEObject Type="Embed" ProgID="Equation.3" ShapeID="_x0000_i1035" DrawAspect="Content" ObjectID="_1436857821" r:id="rId26"/>
        </w:object>
      </w:r>
      <w:r>
        <w:tab/>
        <w:t>,</w:t>
      </w:r>
      <w:r>
        <w:tab/>
      </w:r>
      <w:r>
        <w:tab/>
      </w:r>
      <w:r>
        <w:tab/>
      </w:r>
      <w:r>
        <w:tab/>
      </w:r>
      <w:r>
        <w:tab/>
        <w:t>(3)</w:t>
      </w:r>
    </w:p>
    <w:p w14:paraId="24DA7546" w14:textId="382AC640" w:rsidR="00D24894" w:rsidRDefault="00E07FBF" w:rsidP="00A54019">
      <w:pPr>
        <w:spacing w:line="480" w:lineRule="auto"/>
        <w:jc w:val="both"/>
      </w:pPr>
      <w:proofErr w:type="gramStart"/>
      <w:r>
        <w:lastRenderedPageBreak/>
        <w:t>where</w:t>
      </w:r>
      <w:proofErr w:type="gramEnd"/>
      <w:r>
        <w:t xml:space="preserve"> </w:t>
      </w:r>
      <w:r>
        <w:rPr>
          <w:i/>
        </w:rPr>
        <w:t>P</w:t>
      </w:r>
      <w:r>
        <w:t xml:space="preserve"> is </w:t>
      </w:r>
      <w:ins w:id="5" w:author="AAC" w:date="2017-07-25T17:03:00Z">
        <w:r w:rsidR="00530F6F">
          <w:t xml:space="preserve">the </w:t>
        </w:r>
      </w:ins>
      <w:r>
        <w:t xml:space="preserve">system pressure, </w:t>
      </w:r>
      <w:r>
        <w:rPr>
          <w:i/>
        </w:rPr>
        <w:t>k</w:t>
      </w:r>
      <w:r>
        <w:rPr>
          <w:i/>
          <w:vertAlign w:val="subscript"/>
        </w:rPr>
        <w:t>B</w:t>
      </w:r>
      <w:r>
        <w:t xml:space="preserve"> is the Boltzmann constant, </w:t>
      </w:r>
      <w:r>
        <w:rPr>
          <w:i/>
        </w:rPr>
        <w:t>T</w:t>
      </w:r>
      <w:r>
        <w:t xml:space="preserve"> is temperature, </w:t>
      </w:r>
      <w:r>
        <w:rPr>
          <w:i/>
        </w:rPr>
        <w:t>B</w:t>
      </w:r>
      <w:r>
        <w:t xml:space="preserve"> is the second virial coefficient, and </w:t>
      </w:r>
      <w:r w:rsidRPr="00E07FBF">
        <w:rPr>
          <w:position w:val="-10"/>
        </w:rPr>
        <w:object w:dxaOrig="900" w:dyaOrig="320" w14:anchorId="78A7A3F7">
          <v:shape id="_x0000_i1036" type="#_x0000_t75" style="width:45pt;height:16pt" o:ole="">
            <v:imagedata r:id="rId27" o:title=""/>
          </v:shape>
          <o:OLEObject Type="Embed" ProgID="Equation.3" ShapeID="_x0000_i1036" DrawAspect="Content" ObjectID="_1436857822" r:id="rId28"/>
        </w:object>
      </w:r>
      <w:r>
        <w:t xml:space="preserve"> is </w:t>
      </w:r>
      <w:ins w:id="6" w:author="AAC" w:date="2017-07-25T17:03:00Z">
        <w:r w:rsidR="00530F6F">
          <w:t xml:space="preserve">the </w:t>
        </w:r>
      </w:ins>
      <w:r>
        <w:t xml:space="preserve">density, with </w:t>
      </w:r>
      <w:r>
        <w:rPr>
          <w:i/>
        </w:rPr>
        <w:t>N</w:t>
      </w:r>
      <w:r>
        <w:t xml:space="preserve"> being the number of particles and </w:t>
      </w:r>
      <w:r>
        <w:rPr>
          <w:i/>
        </w:rPr>
        <w:t>V</w:t>
      </w:r>
      <w:r>
        <w:t xml:space="preserve"> the volume of the system.</w:t>
      </w:r>
    </w:p>
    <w:p w14:paraId="422A9C69" w14:textId="50A4EDE7" w:rsidR="008A1E45" w:rsidRDefault="00C91989" w:rsidP="00A27AD2">
      <w:pPr>
        <w:spacing w:line="480" w:lineRule="auto"/>
        <w:ind w:firstLine="360"/>
        <w:jc w:val="both"/>
      </w:pPr>
      <w:r>
        <w:t>Having this information, we can reconstruct the probability distribution of system states defining its thermodynamics. This can be achieved using the fluctuation relations.</w:t>
      </w:r>
      <w:hyperlink w:anchor="_ENREF_2" w:tooltip="Landau, 1980 #1016" w:history="1">
        <w:r w:rsidR="00E0471F">
          <w:fldChar w:fldCharType="begin"/>
        </w:r>
        <w:r w:rsidR="00E0471F">
          <w:instrText xml:space="preserve"> ADDIN EN.CITE &lt;EndNote&gt;&lt;Cite&gt;&lt;Author&gt;Landau&lt;/Author&gt;&lt;Year&gt;1980&lt;/Year&gt;&lt;RecNum&gt;1016&lt;/RecNum&gt;&lt;DisplayText&gt;&lt;style face="superscript"&gt;2&lt;/style&gt;&lt;/DisplayText&gt;&lt;record&gt;&lt;rec-number&gt;1016&lt;/rec-number&gt;&lt;foreign-keys&gt;&lt;key app="EN" db-id="09rsr0pebtf9tzed9xn5taazr20vtd2wsrxp"&gt;1016&lt;/key&gt;&lt;/foreign-keys&gt;&lt;ref-type name="Book"&gt;6&lt;/ref-type&gt;&lt;contributors&gt;&lt;authors&gt;&lt;author&gt;Landau, L.D.&lt;/author&gt;&lt;author&gt;Lifshitz, E.M.&lt;/author&gt;&lt;/authors&gt;&lt;/contributors&gt;&lt;titles&gt;&lt;title&gt;Statistical Physics&lt;/title&gt;&lt;/titles&gt;&lt;volume&gt;1&lt;/volume&gt;&lt;dates&gt;&lt;year&gt;1980&lt;/year&gt;&lt;/dates&gt;&lt;publisher&gt;Elsevier&lt;/publisher&gt;&lt;urls&gt;&lt;/urls&gt;&lt;/record&gt;&lt;/Cite&gt;&lt;/EndNote&gt;</w:instrText>
        </w:r>
        <w:r w:rsidR="00E0471F">
          <w:fldChar w:fldCharType="separate"/>
        </w:r>
        <w:r w:rsidR="00E0471F" w:rsidRPr="00C91989">
          <w:rPr>
            <w:noProof/>
            <w:vertAlign w:val="superscript"/>
          </w:rPr>
          <w:t>2</w:t>
        </w:r>
        <w:r w:rsidR="00E0471F">
          <w:fldChar w:fldCharType="end"/>
        </w:r>
      </w:hyperlink>
      <w:r>
        <w:t xml:space="preserve"> Given the EOS, Eq. (3), we can reconstruct the probability distribution of particle number</w:t>
      </w:r>
      <w:r w:rsidR="00A27AD2">
        <w:t xml:space="preserve"> </w:t>
      </w:r>
      <w:r w:rsidR="00A27AD2">
        <w:rPr>
          <w:i/>
        </w:rPr>
        <w:t>N</w:t>
      </w:r>
      <w:r>
        <w:t xml:space="preserve"> or density </w:t>
      </w:r>
      <w:r w:rsidR="00A27AD2" w:rsidRPr="00E07FBF">
        <w:rPr>
          <w:position w:val="-10"/>
        </w:rPr>
        <w:object w:dxaOrig="220" w:dyaOrig="260" w14:anchorId="0251F435">
          <v:shape id="_x0000_i1037" type="#_x0000_t75" style="width:11pt;height:13pt" o:ole="">
            <v:imagedata r:id="rId29" o:title=""/>
          </v:shape>
          <o:OLEObject Type="Embed" ProgID="Equation.3" ShapeID="_x0000_i1037" DrawAspect="Content" ObjectID="_1436857823" r:id="rId30"/>
        </w:object>
      </w:r>
      <w:r w:rsidR="00A27AD2">
        <w:t xml:space="preserve"> </w:t>
      </w:r>
      <w:r>
        <w:t xml:space="preserve">in volume </w:t>
      </w:r>
      <w:r>
        <w:rPr>
          <w:i/>
        </w:rPr>
        <w:t>V</w:t>
      </w:r>
      <w:r>
        <w:t xml:space="preserve"> at temperature </w:t>
      </w:r>
      <w:r>
        <w:rPr>
          <w:i/>
        </w:rPr>
        <w:t>T</w:t>
      </w:r>
      <w:r>
        <w:t xml:space="preserve"> and chemical potential </w:t>
      </w:r>
      <w:r w:rsidRPr="00C91989">
        <w:rPr>
          <w:position w:val="-10"/>
        </w:rPr>
        <w:object w:dxaOrig="220" w:dyaOrig="260" w14:anchorId="0582C5F0">
          <v:shape id="_x0000_i1038" type="#_x0000_t75" style="width:11pt;height:13pt" o:ole="">
            <v:imagedata r:id="rId31" o:title=""/>
          </v:shape>
          <o:OLEObject Type="Embed" ProgID="Equation.3" ShapeID="_x0000_i1038" DrawAspect="Content" ObjectID="_1436857824" r:id="rId32"/>
        </w:object>
      </w:r>
      <w:r w:rsidR="00E0471F">
        <w:t>, which define</w:t>
      </w:r>
      <w:r>
        <w:t xml:space="preserve"> the thermodynamic parameters of the </w:t>
      </w:r>
      <w:r w:rsidR="00A27AD2">
        <w:t>grandcanonical ensemble.</w:t>
      </w:r>
      <w:r>
        <w:t xml:space="preserve"> </w:t>
      </w:r>
      <w:r w:rsidR="00A27AD2">
        <w:t>The particle number distribution attains the Gaussian form,</w:t>
      </w:r>
    </w:p>
    <w:p w14:paraId="738C340A" w14:textId="4BF0FDAE" w:rsidR="00A27AD2" w:rsidRDefault="004B6CA8" w:rsidP="00ED46A7">
      <w:pPr>
        <w:spacing w:line="480" w:lineRule="auto"/>
        <w:ind w:firstLine="360"/>
        <w:jc w:val="right"/>
      </w:pPr>
      <w:r w:rsidRPr="00CE7C96">
        <w:rPr>
          <w:position w:val="-104"/>
        </w:rPr>
        <w:object w:dxaOrig="4080" w:dyaOrig="2180" w14:anchorId="1B2EB83D">
          <v:shape id="_x0000_i1039" type="#_x0000_t75" style="width:204pt;height:109pt" o:ole="">
            <v:imagedata r:id="rId33" o:title=""/>
          </v:shape>
          <o:OLEObject Type="Embed" ProgID="Equation.3" ShapeID="_x0000_i1039" DrawAspect="Content" ObjectID="_1436857825" r:id="rId34"/>
        </w:object>
      </w:r>
      <w:r w:rsidR="00ED46A7">
        <w:rPr>
          <w:position w:val="-104"/>
        </w:rPr>
        <w:tab/>
      </w:r>
      <w:r w:rsidR="00ED46A7">
        <w:rPr>
          <w:position w:val="-104"/>
        </w:rPr>
        <w:tab/>
      </w:r>
      <w:r w:rsidR="00ED46A7">
        <w:rPr>
          <w:position w:val="-104"/>
        </w:rPr>
        <w:tab/>
      </w:r>
      <w:r w:rsidR="00ED46A7">
        <w:rPr>
          <w:position w:val="-104"/>
        </w:rPr>
        <w:tab/>
        <w:t>(4)</w:t>
      </w:r>
    </w:p>
    <w:p w14:paraId="16F7DF7D" w14:textId="3B29337D" w:rsidR="00E0471F" w:rsidRPr="00441A5E" w:rsidRDefault="00E0471F" w:rsidP="00441A5E">
      <w:pPr>
        <w:pStyle w:val="TAMainText"/>
        <w:widowControl w:val="0"/>
        <w:ind w:firstLine="0"/>
        <w:contextualSpacing/>
        <w:rPr>
          <w:rFonts w:ascii="Times New Roman" w:hAnsi="Times New Roman"/>
        </w:rPr>
      </w:pPr>
      <w:r>
        <w:rPr>
          <w:rFonts w:ascii="Times New Roman" w:hAnsi="Times New Roman"/>
        </w:rPr>
        <w:t xml:space="preserve">Here </w:t>
      </w:r>
      <w:r w:rsidRPr="004B1D92">
        <w:rPr>
          <w:rFonts w:ascii="Times New Roman" w:hAnsi="Times New Roman"/>
          <w:noProof/>
          <w:position w:val="-18"/>
        </w:rPr>
        <w:drawing>
          <wp:inline distT="0" distB="0" distL="0" distR="0" wp14:anchorId="648853B8" wp14:editId="5D009D46">
            <wp:extent cx="339725" cy="248285"/>
            <wp:effectExtent l="0" t="0" r="0" b="5715"/>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725" cy="248285"/>
                    </a:xfrm>
                    <a:prstGeom prst="rect">
                      <a:avLst/>
                    </a:prstGeom>
                    <a:noFill/>
                    <a:ln>
                      <a:noFill/>
                    </a:ln>
                  </pic:spPr>
                </pic:pic>
              </a:graphicData>
            </a:graphic>
          </wp:inline>
        </w:drawing>
      </w:r>
      <w:r>
        <w:rPr>
          <w:rFonts w:ascii="Times New Roman" w:hAnsi="Times New Roman"/>
        </w:rPr>
        <w:t xml:space="preserve"> denotes the average number of particles in the simulation box, with the corresponding variance calculated as </w:t>
      </w:r>
      <w:r w:rsidRPr="004B1D92">
        <w:rPr>
          <w:rFonts w:ascii="Times New Roman" w:hAnsi="Times New Roman"/>
          <w:noProof/>
          <w:position w:val="-20"/>
        </w:rPr>
        <w:drawing>
          <wp:inline distT="0" distB="0" distL="0" distR="0" wp14:anchorId="7B9E61B0" wp14:editId="0616A649">
            <wp:extent cx="1397635" cy="326390"/>
            <wp:effectExtent l="0" t="0" r="0" b="381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97635" cy="326390"/>
                    </a:xfrm>
                    <a:prstGeom prst="rect">
                      <a:avLst/>
                    </a:prstGeom>
                    <a:noFill/>
                    <a:ln>
                      <a:noFill/>
                    </a:ln>
                  </pic:spPr>
                </pic:pic>
              </a:graphicData>
            </a:graphic>
          </wp:inline>
        </w:drawing>
      </w:r>
      <w:r>
        <w:rPr>
          <w:rFonts w:ascii="Times New Roman" w:hAnsi="Times New Roman"/>
        </w:rPr>
        <w:t xml:space="preserve">. The mean and variance of the Gaussian are related to density </w:t>
      </w:r>
      <w:r w:rsidRPr="004B1D92">
        <w:rPr>
          <w:rFonts w:ascii="Times New Roman" w:hAnsi="Times New Roman"/>
          <w:noProof/>
          <w:position w:val="-14"/>
        </w:rPr>
        <w:drawing>
          <wp:inline distT="0" distB="0" distL="0" distR="0" wp14:anchorId="2DF5F00C" wp14:editId="4F06D8AC">
            <wp:extent cx="208915" cy="234950"/>
            <wp:effectExtent l="0" t="0" r="0"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915" cy="234950"/>
                    </a:xfrm>
                    <a:prstGeom prst="rect">
                      <a:avLst/>
                    </a:prstGeom>
                    <a:noFill/>
                    <a:ln>
                      <a:noFill/>
                    </a:ln>
                  </pic:spPr>
                </pic:pic>
              </a:graphicData>
            </a:graphic>
          </wp:inline>
        </w:drawing>
      </w:r>
      <w:r>
        <w:rPr>
          <w:rFonts w:ascii="Times New Roman" w:hAnsi="Times New Roman"/>
        </w:rPr>
        <w:t xml:space="preserve"> and isothermal compressibility </w:t>
      </w:r>
      <w:r w:rsidRPr="004B1D92">
        <w:rPr>
          <w:rFonts w:ascii="Times New Roman" w:hAnsi="Times New Roman"/>
          <w:noProof/>
          <w:position w:val="-14"/>
        </w:rPr>
        <w:drawing>
          <wp:inline distT="0" distB="0" distL="0" distR="0" wp14:anchorId="54B30FEE" wp14:editId="7477084E">
            <wp:extent cx="287655" cy="234950"/>
            <wp:effectExtent l="0" t="0" r="0" b="0"/>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655" cy="234950"/>
                    </a:xfrm>
                    <a:prstGeom prst="rect">
                      <a:avLst/>
                    </a:prstGeom>
                    <a:noFill/>
                    <a:ln>
                      <a:noFill/>
                    </a:ln>
                  </pic:spPr>
                </pic:pic>
              </a:graphicData>
            </a:graphic>
          </wp:inline>
        </w:drawing>
      </w:r>
      <w:r>
        <w:rPr>
          <w:rFonts w:ascii="Times New Roman" w:hAnsi="Times New Roman"/>
        </w:rPr>
        <w:t xml:space="preserve"> as </w:t>
      </w:r>
      <w:r w:rsidRPr="004B1D92">
        <w:rPr>
          <w:rFonts w:ascii="Times New Roman" w:hAnsi="Times New Roman"/>
          <w:noProof/>
          <w:position w:val="-18"/>
        </w:rPr>
        <w:drawing>
          <wp:inline distT="0" distB="0" distL="0" distR="0" wp14:anchorId="1586994A" wp14:editId="67B37696">
            <wp:extent cx="836295" cy="248285"/>
            <wp:effectExtent l="0" t="0" r="1905" b="5715"/>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36295" cy="248285"/>
                    </a:xfrm>
                    <a:prstGeom prst="rect">
                      <a:avLst/>
                    </a:prstGeom>
                    <a:noFill/>
                    <a:ln>
                      <a:noFill/>
                    </a:ln>
                  </pic:spPr>
                </pic:pic>
              </a:graphicData>
            </a:graphic>
          </wp:inline>
        </w:drawing>
      </w:r>
      <w:r>
        <w:rPr>
          <w:rFonts w:ascii="Times New Roman" w:hAnsi="Times New Roman"/>
        </w:rPr>
        <w:t xml:space="preserve"> and </w:t>
      </w:r>
      <w:r w:rsidRPr="00EB6FDB">
        <w:rPr>
          <w:rFonts w:ascii="Times New Roman" w:hAnsi="Times New Roman"/>
          <w:position w:val="-18"/>
        </w:rPr>
        <w:object w:dxaOrig="2500" w:dyaOrig="480" w14:anchorId="3E457DCD">
          <v:shape id="_x0000_i1040" type="#_x0000_t75" style="width:126pt;height:23pt" o:ole="">
            <v:imagedata r:id="rId40" o:title=""/>
          </v:shape>
          <o:OLEObject Type="Embed" ProgID="Equation.3" ShapeID="_x0000_i1040" DrawAspect="Content" ObjectID="_1436857826" r:id="rId41"/>
        </w:object>
      </w:r>
      <w:r>
        <w:rPr>
          <w:rFonts w:ascii="Times New Roman" w:hAnsi="Times New Roman"/>
        </w:rPr>
        <w:t>.</w:t>
      </w:r>
    </w:p>
    <w:p w14:paraId="01C02B8D" w14:textId="2D36F8BF" w:rsidR="004B6CA8" w:rsidRPr="004B6CA8" w:rsidRDefault="00ED46A7" w:rsidP="004B6CA8">
      <w:pPr>
        <w:spacing w:line="480" w:lineRule="auto"/>
        <w:ind w:firstLine="360"/>
        <w:jc w:val="both"/>
      </w:pPr>
      <w:r>
        <w:t xml:space="preserve">The goal of the model optimization can be thought </w:t>
      </w:r>
      <w:del w:id="7" w:author="AAC" w:date="2017-07-25T17:04:00Z">
        <w:r w:rsidDel="00530F6F">
          <w:delText xml:space="preserve">of </w:delText>
        </w:r>
      </w:del>
      <w:r>
        <w:t xml:space="preserve">as </w:t>
      </w:r>
      <w:ins w:id="8" w:author="AAC" w:date="2017-07-25T17:04:00Z">
        <w:r w:rsidR="00530F6F">
          <w:t xml:space="preserve">a way of </w:t>
        </w:r>
      </w:ins>
      <w:r>
        <w:t xml:space="preserve">trying to decide whether the measurement of a given particle number came from the target system or from the model. The more indistinguishable the two are based on such </w:t>
      </w:r>
      <w:r>
        <w:lastRenderedPageBreak/>
        <w:t>measurement, the better the model. The optimum is then achieved by minimization of the loss function Eq. (1). The Bhattacharyya coefficient, Eq. (2), for two Gaussian functions, Eq. (4), can be written as,</w:t>
      </w:r>
      <w:r w:rsidR="00ED2921">
        <w:rPr>
          <w:rFonts w:ascii="Times New Roman" w:hAnsi="Times New Roman"/>
          <w:position w:val="-96"/>
        </w:rPr>
        <w:tab/>
      </w:r>
      <w:r w:rsidR="00ED2921">
        <w:rPr>
          <w:rFonts w:ascii="Times New Roman" w:hAnsi="Times New Roman"/>
          <w:position w:val="-96"/>
        </w:rPr>
        <w:tab/>
      </w:r>
    </w:p>
    <w:p w14:paraId="4B657E98" w14:textId="4C4ED109" w:rsidR="00CF3F66" w:rsidRDefault="00AF7788" w:rsidP="004B6CA8">
      <w:pPr>
        <w:spacing w:line="480" w:lineRule="auto"/>
        <w:jc w:val="right"/>
      </w:pPr>
      <w:r w:rsidRPr="004B6CA8">
        <w:rPr>
          <w:rFonts w:ascii="Times New Roman" w:hAnsi="Times New Roman"/>
          <w:position w:val="-96"/>
        </w:rPr>
        <w:object w:dxaOrig="5260" w:dyaOrig="2040" w14:anchorId="06B6159F">
          <v:shape id="_x0000_i1041" type="#_x0000_t75" style="width:263pt;height:102pt" o:ole="">
            <v:imagedata r:id="rId42" o:title=""/>
          </v:shape>
          <o:OLEObject Type="Embed" ProgID="Equation.3" ShapeID="_x0000_i1041" DrawAspect="Content" ObjectID="_1436857827" r:id="rId43"/>
        </w:object>
      </w:r>
      <w:r w:rsidR="004B6CA8">
        <w:rPr>
          <w:rFonts w:ascii="Times New Roman" w:hAnsi="Times New Roman"/>
          <w:position w:val="-96"/>
        </w:rPr>
        <w:tab/>
      </w:r>
      <w:r w:rsidR="004B6CA8">
        <w:rPr>
          <w:rFonts w:ascii="Times New Roman" w:hAnsi="Times New Roman"/>
          <w:position w:val="-96"/>
        </w:rPr>
        <w:tab/>
      </w:r>
      <w:r w:rsidR="004B6CA8">
        <w:rPr>
          <w:rFonts w:ascii="Times New Roman" w:hAnsi="Times New Roman"/>
          <w:position w:val="-96"/>
        </w:rPr>
        <w:tab/>
      </w:r>
      <w:r w:rsidR="00ED2921">
        <w:rPr>
          <w:rFonts w:ascii="Times New Roman" w:hAnsi="Times New Roman"/>
          <w:position w:val="-96"/>
        </w:rPr>
        <w:t>(5)</w:t>
      </w:r>
    </w:p>
    <w:p w14:paraId="0FB673F3" w14:textId="4A8B7497" w:rsidR="00CF3F66" w:rsidRDefault="00ED46A7" w:rsidP="00CA6E89">
      <w:pPr>
        <w:spacing w:line="480" w:lineRule="auto"/>
        <w:jc w:val="both"/>
      </w:pPr>
      <w:r>
        <w:t>If we require our model to represent the thermodynamic properties at different temperatures</w:t>
      </w:r>
      <w:r w:rsidR="00ED2921">
        <w:t>, we need to match simultaneously all the corresp</w:t>
      </w:r>
      <w:r w:rsidR="003928D4">
        <w:t xml:space="preserve">onding Gaussians </w:t>
      </w:r>
      <w:r w:rsidR="00ED2921">
        <w:t xml:space="preserve">in Eq. (4), </w:t>
      </w:r>
      <w:r w:rsidR="004B6CA8">
        <w:t xml:space="preserve">represented by </w:t>
      </w:r>
      <w:r w:rsidR="00ED2921">
        <w:t>the multivariate Gaussian distribution,</w:t>
      </w:r>
    </w:p>
    <w:p w14:paraId="3ADC626E" w14:textId="6B50B0B7" w:rsidR="00ED2921" w:rsidRDefault="00ED2921" w:rsidP="00ED2921">
      <w:pPr>
        <w:spacing w:line="480" w:lineRule="auto"/>
        <w:jc w:val="right"/>
      </w:pPr>
      <w:r w:rsidRPr="00ED2921">
        <w:rPr>
          <w:position w:val="-30"/>
        </w:rPr>
        <w:object w:dxaOrig="1460" w:dyaOrig="580" w14:anchorId="56AC75F9">
          <v:shape id="_x0000_i1042" type="#_x0000_t75" style="width:73pt;height:29pt" o:ole="">
            <v:imagedata r:id="rId44" o:title=""/>
          </v:shape>
          <o:OLEObject Type="Embed" ProgID="Equation.3" ShapeID="_x0000_i1042" DrawAspect="Content" ObjectID="_1436857828" r:id="rId45"/>
        </w:object>
      </w:r>
      <w:r>
        <w:t>.</w:t>
      </w:r>
      <w:r>
        <w:tab/>
      </w:r>
      <w:r>
        <w:tab/>
      </w:r>
      <w:r>
        <w:tab/>
      </w:r>
      <w:r>
        <w:tab/>
      </w:r>
      <w:r>
        <w:tab/>
        <w:t>(6)</w:t>
      </w:r>
    </w:p>
    <w:p w14:paraId="6867A5CE" w14:textId="491CEF1A" w:rsidR="00ED2921" w:rsidRDefault="004B6CA8" w:rsidP="00ED2921">
      <w:pPr>
        <w:spacing w:line="480" w:lineRule="auto"/>
        <w:jc w:val="both"/>
      </w:pPr>
      <w:r>
        <w:t xml:space="preserve">The Bhattacharyya coefficient between these multivariate Gaussians is defined as, </w:t>
      </w:r>
    </w:p>
    <w:p w14:paraId="7EB7CABE" w14:textId="2DDCA6B1" w:rsidR="004B6CA8" w:rsidRDefault="004B6CA8" w:rsidP="004B6CA8">
      <w:pPr>
        <w:spacing w:line="480" w:lineRule="auto"/>
        <w:jc w:val="right"/>
      </w:pPr>
      <w:r w:rsidRPr="00ED2921">
        <w:rPr>
          <w:position w:val="-30"/>
        </w:rPr>
        <w:object w:dxaOrig="1440" w:dyaOrig="580" w14:anchorId="110EC567">
          <v:shape id="_x0000_i1043" type="#_x0000_t75" style="width:1in;height:29pt" o:ole="">
            <v:imagedata r:id="rId46" o:title=""/>
          </v:shape>
          <o:OLEObject Type="Embed" ProgID="Equation.3" ShapeID="_x0000_i1043" DrawAspect="Content" ObjectID="_1436857829" r:id="rId47"/>
        </w:object>
      </w:r>
      <w:r>
        <w:t>.</w:t>
      </w:r>
      <w:r>
        <w:tab/>
      </w:r>
      <w:r>
        <w:tab/>
      </w:r>
      <w:r>
        <w:tab/>
      </w:r>
      <w:r>
        <w:tab/>
      </w:r>
      <w:r>
        <w:tab/>
        <w:t>(7)</w:t>
      </w:r>
    </w:p>
    <w:p w14:paraId="31E14634" w14:textId="30F185EA" w:rsidR="004B6CA8" w:rsidRDefault="00530F6F" w:rsidP="004B6CA8">
      <w:pPr>
        <w:spacing w:line="480" w:lineRule="auto"/>
        <w:jc w:val="both"/>
      </w:pPr>
      <w:proofErr w:type="gramStart"/>
      <w:ins w:id="9" w:author="AAC" w:date="2017-07-25T17:05:00Z">
        <w:r>
          <w:t>w</w:t>
        </w:r>
      </w:ins>
      <w:proofErr w:type="gramEnd"/>
      <w:del w:id="10" w:author="AAC" w:date="2017-07-25T17:05:00Z">
        <w:r w:rsidR="000F2363" w:rsidDel="00530F6F">
          <w:delText>W</w:delText>
        </w:r>
      </w:del>
      <w:r w:rsidR="000F2363">
        <w:t>ith the</w:t>
      </w:r>
      <w:r w:rsidR="00A23100">
        <w:t xml:space="preserve"> loss function based on Eq. (1) </w:t>
      </w:r>
      <w:r w:rsidR="000F2363">
        <w:t>acquiring the form</w:t>
      </w:r>
      <w:r w:rsidR="00A23100">
        <w:t>,</w:t>
      </w:r>
    </w:p>
    <w:p w14:paraId="0893881F" w14:textId="7F427391" w:rsidR="00A23100" w:rsidRDefault="00CB750D" w:rsidP="00161295">
      <w:pPr>
        <w:spacing w:line="480" w:lineRule="auto"/>
        <w:jc w:val="right"/>
      </w:pPr>
      <w:r w:rsidRPr="00A23100">
        <w:rPr>
          <w:position w:val="-72"/>
        </w:rPr>
        <w:object w:dxaOrig="5640" w:dyaOrig="1540" w14:anchorId="54DC7080">
          <v:shape id="_x0000_i1044" type="#_x0000_t75" style="width:282pt;height:77pt" o:ole="">
            <v:imagedata r:id="rId48" o:title=""/>
          </v:shape>
          <o:OLEObject Type="Embed" ProgID="Equation.3" ShapeID="_x0000_i1044" DrawAspect="Content" ObjectID="_1436857830" r:id="rId49"/>
        </w:object>
      </w:r>
      <w:r w:rsidR="00A23100">
        <w:t>.</w:t>
      </w:r>
      <w:r w:rsidR="00A23100">
        <w:tab/>
      </w:r>
      <w:r w:rsidR="00A23100">
        <w:tab/>
      </w:r>
      <w:r w:rsidR="00A23100">
        <w:tab/>
        <w:t>(8)</w:t>
      </w:r>
    </w:p>
    <w:p w14:paraId="208ABDF1" w14:textId="7D25131D" w:rsidR="00A23100" w:rsidRDefault="00CB750D" w:rsidP="004B6CA8">
      <w:pPr>
        <w:spacing w:line="480" w:lineRule="auto"/>
        <w:jc w:val="both"/>
      </w:pPr>
      <w:r>
        <w:t>Note</w:t>
      </w:r>
      <w:r w:rsidR="00A23100">
        <w:t xml:space="preserve"> that the first term within the curly brackets is </w:t>
      </w:r>
      <w:ins w:id="11" w:author="AAC" w:date="2017-07-25T17:05:00Z">
        <w:r w:rsidR="00530F6F">
          <w:t xml:space="preserve">an </w:t>
        </w:r>
      </w:ins>
      <w:r w:rsidR="00A23100">
        <w:t xml:space="preserve">extensive </w:t>
      </w:r>
      <w:ins w:id="12" w:author="AAC" w:date="2017-07-25T17:05:00Z">
        <w:r w:rsidR="00530F6F">
          <w:t xml:space="preserve">quantity </w:t>
        </w:r>
      </w:ins>
      <w:r w:rsidR="00A23100">
        <w:t xml:space="preserve">and grows with the system size </w:t>
      </w:r>
      <w:r w:rsidR="00A23100">
        <w:rPr>
          <w:i/>
        </w:rPr>
        <w:t>V</w:t>
      </w:r>
      <w:r w:rsidR="00A23100">
        <w:t>, whereas the second term is system</w:t>
      </w:r>
      <w:ins w:id="13" w:author="AAC" w:date="2017-07-25T17:06:00Z">
        <w:r w:rsidR="00530F6F">
          <w:t>-</w:t>
        </w:r>
      </w:ins>
      <w:del w:id="14" w:author="AAC" w:date="2017-07-25T17:06:00Z">
        <w:r w:rsidR="00A23100" w:rsidDel="00530F6F">
          <w:delText xml:space="preserve"> </w:delText>
        </w:r>
      </w:del>
      <w:r w:rsidR="00A23100">
        <w:t>size independent. This means tha</w:t>
      </w:r>
      <w:r w:rsidR="00064AC1">
        <w:t>t in the thermodynamic limit of</w:t>
      </w:r>
      <w:r w:rsidR="00A23100">
        <w:t xml:space="preserve"> </w:t>
      </w:r>
      <w:r w:rsidR="00064AC1" w:rsidRPr="00A23100">
        <w:rPr>
          <w:position w:val="-6"/>
        </w:rPr>
        <w:object w:dxaOrig="720" w:dyaOrig="260" w14:anchorId="186C01C0">
          <v:shape id="_x0000_i1045" type="#_x0000_t75" style="width:36pt;height:13pt" o:ole="">
            <v:imagedata r:id="rId50" o:title=""/>
          </v:shape>
          <o:OLEObject Type="Embed" ProgID="Equation.3" ShapeID="_x0000_i1045" DrawAspect="Content" ObjectID="_1436857831" r:id="rId51"/>
        </w:object>
      </w:r>
      <w:r w:rsidR="00A23100">
        <w:t>, only the first term is significant and the loss function can be simplified as,</w:t>
      </w:r>
    </w:p>
    <w:p w14:paraId="68179D98" w14:textId="7919A3D1" w:rsidR="00064AC1" w:rsidRDefault="00064AC1" w:rsidP="00064AC1">
      <w:pPr>
        <w:spacing w:line="480" w:lineRule="auto"/>
        <w:jc w:val="right"/>
      </w:pPr>
      <w:r w:rsidRPr="00064AC1">
        <w:rPr>
          <w:position w:val="-32"/>
        </w:rPr>
        <w:object w:dxaOrig="3060" w:dyaOrig="820" w14:anchorId="32650257">
          <v:shape id="_x0000_i1046" type="#_x0000_t75" style="width:153pt;height:41pt" o:ole="">
            <v:imagedata r:id="rId52" o:title=""/>
          </v:shape>
          <o:OLEObject Type="Embed" ProgID="Equation.3" ShapeID="_x0000_i1046" DrawAspect="Content" ObjectID="_1436857832" r:id="rId53"/>
        </w:object>
      </w:r>
      <w:r>
        <w:t xml:space="preserve"> .</w:t>
      </w:r>
      <w:r>
        <w:tab/>
      </w:r>
      <w:r>
        <w:tab/>
      </w:r>
      <w:r w:rsidR="00161295">
        <w:tab/>
      </w:r>
      <w:r>
        <w:tab/>
        <w:t>(9)</w:t>
      </w:r>
    </w:p>
    <w:p w14:paraId="658C4160" w14:textId="125B2C56" w:rsidR="00064AC1" w:rsidRDefault="00161295" w:rsidP="00161295">
      <w:pPr>
        <w:spacing w:line="480" w:lineRule="auto"/>
        <w:ind w:firstLine="360"/>
        <w:jc w:val="both"/>
      </w:pPr>
      <w:r>
        <w:t xml:space="preserve">The densities and compressibilities of the target and model systems can be obtained from the EOS, Eq. (3), and then </w:t>
      </w:r>
      <w:ins w:id="15" w:author="AAC" w:date="2017-07-25T17:06:00Z">
        <w:r w:rsidR="00530F6F">
          <w:t xml:space="preserve">the </w:t>
        </w:r>
      </w:ins>
      <w:r>
        <w:t>loss function can be re-expressed as a function of of the second virial coefficients of the target and model systems.</w:t>
      </w:r>
    </w:p>
    <w:p w14:paraId="39DE6845" w14:textId="6B9A07F8" w:rsidR="009947A3" w:rsidRDefault="009947A3" w:rsidP="00161295">
      <w:pPr>
        <w:spacing w:line="480" w:lineRule="auto"/>
        <w:ind w:firstLine="360"/>
        <w:jc w:val="both"/>
      </w:pPr>
      <w:r>
        <w:t>First, we use the EOS, Eq. (3), to express the isothermal compressibilities as functions of densities as,</w:t>
      </w:r>
    </w:p>
    <w:p w14:paraId="5CB6CB17" w14:textId="09C46C6E" w:rsidR="009947A3" w:rsidRDefault="00744F74" w:rsidP="009947A3">
      <w:pPr>
        <w:spacing w:line="480" w:lineRule="auto"/>
        <w:jc w:val="right"/>
      </w:pPr>
      <w:r w:rsidRPr="009947A3">
        <w:rPr>
          <w:position w:val="-32"/>
        </w:rPr>
        <w:object w:dxaOrig="3420" w:dyaOrig="700" w14:anchorId="693A25B7">
          <v:shape id="_x0000_i1047" type="#_x0000_t75" style="width:171pt;height:35pt" o:ole="">
            <v:imagedata r:id="rId54" o:title=""/>
          </v:shape>
          <o:OLEObject Type="Embed" ProgID="Equation.3" ShapeID="_x0000_i1047" DrawAspect="Content" ObjectID="_1436857833" r:id="rId55"/>
        </w:object>
      </w:r>
      <w:r w:rsidR="001D07C7">
        <w:t xml:space="preserve"> ,</w:t>
      </w:r>
      <w:r w:rsidR="001D07C7">
        <w:tab/>
      </w:r>
      <w:r w:rsidR="001D07C7">
        <w:tab/>
      </w:r>
      <w:r w:rsidR="001D07C7">
        <w:tab/>
      </w:r>
      <w:r w:rsidR="001D07C7">
        <w:tab/>
        <w:t>(10</w:t>
      </w:r>
      <w:r w:rsidR="009947A3">
        <w:t>)</w:t>
      </w:r>
    </w:p>
    <w:p w14:paraId="09BB8BE8" w14:textId="56899B4B" w:rsidR="001D07C7" w:rsidRDefault="001D07C7" w:rsidP="001D07C7">
      <w:pPr>
        <w:spacing w:line="480" w:lineRule="auto"/>
        <w:jc w:val="both"/>
      </w:pPr>
      <w:r>
        <w:t>to obtain</w:t>
      </w:r>
    </w:p>
    <w:p w14:paraId="7AF2FABA" w14:textId="0C110016" w:rsidR="001D07C7" w:rsidRDefault="009544D9" w:rsidP="001D07C7">
      <w:pPr>
        <w:spacing w:line="480" w:lineRule="auto"/>
        <w:jc w:val="right"/>
      </w:pPr>
      <w:r w:rsidRPr="001D07C7">
        <w:rPr>
          <w:position w:val="-64"/>
        </w:rPr>
        <w:object w:dxaOrig="3460" w:dyaOrig="1140" w14:anchorId="36691802">
          <v:shape id="_x0000_i1048" type="#_x0000_t75" style="width:173pt;height:57pt" o:ole="">
            <v:imagedata r:id="rId56" o:title=""/>
          </v:shape>
          <o:OLEObject Type="Embed" ProgID="Equation.3" ShapeID="_x0000_i1048" DrawAspect="Content" ObjectID="_1436857834" r:id="rId57"/>
        </w:object>
      </w:r>
      <w:r w:rsidR="001D07C7">
        <w:t xml:space="preserve"> .</w:t>
      </w:r>
      <w:r w:rsidR="001D07C7">
        <w:tab/>
      </w:r>
      <w:r w:rsidR="001D07C7">
        <w:tab/>
      </w:r>
      <w:r w:rsidR="001D07C7">
        <w:tab/>
      </w:r>
      <w:r w:rsidR="001D07C7">
        <w:tab/>
        <w:t>(11)</w:t>
      </w:r>
    </w:p>
    <w:p w14:paraId="6BC30B88" w14:textId="0C981B53" w:rsidR="009947A3" w:rsidRDefault="009947A3" w:rsidP="00161295">
      <w:pPr>
        <w:spacing w:line="480" w:lineRule="auto"/>
        <w:ind w:firstLine="360"/>
        <w:jc w:val="both"/>
      </w:pPr>
      <w:r>
        <w:t xml:space="preserve">Then, we can express the densities </w:t>
      </w:r>
      <w:r w:rsidRPr="009947A3">
        <w:rPr>
          <w:position w:val="-14"/>
        </w:rPr>
        <w:object w:dxaOrig="300" w:dyaOrig="360" w14:anchorId="59875F59">
          <v:shape id="_x0000_i1049" type="#_x0000_t75" style="width:15pt;height:18pt" o:ole="">
            <v:imagedata r:id="rId58" o:title=""/>
          </v:shape>
          <o:OLEObject Type="Embed" ProgID="Equation.3" ShapeID="_x0000_i1049" DrawAspect="Content" ObjectID="_1436857835" r:id="rId59"/>
        </w:object>
      </w:r>
      <w:r>
        <w:t xml:space="preserve"> and </w:t>
      </w:r>
      <w:r w:rsidRPr="009947A3">
        <w:rPr>
          <w:position w:val="-14"/>
        </w:rPr>
        <w:object w:dxaOrig="300" w:dyaOrig="360" w14:anchorId="74581E4A">
          <v:shape id="_x0000_i1050" type="#_x0000_t75" style="width:15pt;height:18pt" o:ole="">
            <v:imagedata r:id="rId60" o:title=""/>
          </v:shape>
          <o:OLEObject Type="Embed" ProgID="Equation.3" ShapeID="_x0000_i1050" DrawAspect="Content" ObjectID="_1436857836" r:id="rId61"/>
        </w:object>
      </w:r>
      <w:r>
        <w:t xml:space="preserve"> in reduced forms in terms of ideal gas density at the same conditions. Based the chemical equilibrium</w:t>
      </w:r>
    </w:p>
    <w:p w14:paraId="42D25B10" w14:textId="596E8A3E" w:rsidR="009947A3" w:rsidRDefault="009947A3" w:rsidP="009947A3">
      <w:pPr>
        <w:spacing w:line="480" w:lineRule="auto"/>
        <w:jc w:val="right"/>
      </w:pPr>
      <w:r w:rsidRPr="009947A3">
        <w:rPr>
          <w:position w:val="-14"/>
        </w:rPr>
        <w:object w:dxaOrig="3160" w:dyaOrig="360" w14:anchorId="67CD1CAF">
          <v:shape id="_x0000_i1051" type="#_x0000_t75" style="width:158pt;height:18pt" o:ole="">
            <v:imagedata r:id="rId62" o:title=""/>
          </v:shape>
          <o:OLEObject Type="Embed" ProgID="Equation.3" ShapeID="_x0000_i1051" DrawAspect="Content" ObjectID="_1436857837" r:id="rId63"/>
        </w:object>
      </w:r>
      <w:r>
        <w:t xml:space="preserve"> </w:t>
      </w:r>
      <w:r w:rsidR="001D07C7">
        <w:t>,</w:t>
      </w:r>
      <w:r w:rsidR="001D07C7">
        <w:tab/>
      </w:r>
      <w:r w:rsidR="001D07C7">
        <w:tab/>
      </w:r>
      <w:r w:rsidR="001D07C7">
        <w:tab/>
      </w:r>
      <w:r w:rsidR="001D07C7">
        <w:tab/>
        <w:t>(12</w:t>
      </w:r>
      <w:r>
        <w:t>)</w:t>
      </w:r>
    </w:p>
    <w:p w14:paraId="7B406004" w14:textId="3229DB3D" w:rsidR="009947A3" w:rsidRDefault="009947A3" w:rsidP="009947A3">
      <w:pPr>
        <w:spacing w:line="480" w:lineRule="auto"/>
        <w:jc w:val="both"/>
      </w:pPr>
      <w:proofErr w:type="gramStart"/>
      <w:r>
        <w:t>were</w:t>
      </w:r>
      <w:proofErr w:type="gramEnd"/>
      <w:r>
        <w:t xml:space="preserve"> </w:t>
      </w:r>
      <w:r w:rsidRPr="009947A3">
        <w:rPr>
          <w:position w:val="-14"/>
        </w:rPr>
        <w:object w:dxaOrig="260" w:dyaOrig="360" w14:anchorId="724C7A39">
          <v:shape id="_x0000_i1052" type="#_x0000_t75" style="width:13pt;height:18pt" o:ole="">
            <v:imagedata r:id="rId64" o:title=""/>
          </v:shape>
          <o:OLEObject Type="Embed" ProgID="Equation.3" ShapeID="_x0000_i1052" DrawAspect="Content" ObjectID="_1436857838" r:id="rId65"/>
        </w:object>
      </w:r>
      <w:r>
        <w:t xml:space="preserve"> and </w:t>
      </w:r>
      <w:r w:rsidRPr="009947A3">
        <w:rPr>
          <w:position w:val="-14"/>
        </w:rPr>
        <w:object w:dxaOrig="260" w:dyaOrig="360" w14:anchorId="7AF9D856">
          <v:shape id="_x0000_i1053" type="#_x0000_t75" style="width:13pt;height:18pt" o:ole="">
            <v:imagedata r:id="rId66" o:title=""/>
          </v:shape>
          <o:OLEObject Type="Embed" ProgID="Equation.3" ShapeID="_x0000_i1053" DrawAspect="Content" ObjectID="_1436857839" r:id="rId67"/>
        </w:object>
      </w:r>
      <w:r>
        <w:t xml:space="preserve"> are the activity coefficients, we can write</w:t>
      </w:r>
    </w:p>
    <w:p w14:paraId="73D1F96F" w14:textId="07802B90" w:rsidR="009947A3" w:rsidRDefault="001D07C7" w:rsidP="009947A3">
      <w:pPr>
        <w:spacing w:line="480" w:lineRule="auto"/>
        <w:jc w:val="right"/>
      </w:pPr>
      <w:r w:rsidRPr="009947A3">
        <w:rPr>
          <w:position w:val="-32"/>
        </w:rPr>
        <w:object w:dxaOrig="1820" w:dyaOrig="760" w14:anchorId="1C29348E">
          <v:shape id="_x0000_i1054" type="#_x0000_t75" style="width:91pt;height:38pt" o:ole="">
            <v:imagedata r:id="rId68" o:title=""/>
          </v:shape>
          <o:OLEObject Type="Embed" ProgID="Equation.3" ShapeID="_x0000_i1054" DrawAspect="Content" ObjectID="_1436857840" r:id="rId69"/>
        </w:object>
      </w:r>
      <w:r>
        <w:t xml:space="preserve"> .</w:t>
      </w:r>
      <w:r>
        <w:tab/>
      </w:r>
      <w:r>
        <w:tab/>
      </w:r>
      <w:r>
        <w:tab/>
      </w:r>
      <w:r>
        <w:tab/>
      </w:r>
      <w:r>
        <w:tab/>
        <w:t>(13</w:t>
      </w:r>
      <w:r w:rsidR="009947A3">
        <w:t>)</w:t>
      </w:r>
    </w:p>
    <w:p w14:paraId="206E415A" w14:textId="03CD1C15" w:rsidR="001D07C7" w:rsidRDefault="001D07C7" w:rsidP="001D07C7">
      <w:pPr>
        <w:spacing w:line="480" w:lineRule="auto"/>
        <w:jc w:val="both"/>
      </w:pPr>
      <w:r>
        <w:t>Eq. (11) then transforms into</w:t>
      </w:r>
    </w:p>
    <w:p w14:paraId="2AE3F614" w14:textId="4A24E0B3" w:rsidR="001D07C7" w:rsidRDefault="009F1898" w:rsidP="001D07C7">
      <w:pPr>
        <w:spacing w:line="480" w:lineRule="auto"/>
        <w:jc w:val="right"/>
      </w:pPr>
      <w:r w:rsidRPr="009F1898">
        <w:rPr>
          <w:position w:val="-64"/>
        </w:rPr>
        <w:object w:dxaOrig="4020" w:dyaOrig="1140" w14:anchorId="35C392D0">
          <v:shape id="_x0000_i1055" type="#_x0000_t75" style="width:201pt;height:57pt" o:ole="">
            <v:imagedata r:id="rId70" o:title=""/>
          </v:shape>
          <o:OLEObject Type="Embed" ProgID="Equation.3" ShapeID="_x0000_i1055" DrawAspect="Content" ObjectID="_1436857841" r:id="rId71"/>
        </w:object>
      </w:r>
      <w:r w:rsidR="001D07C7">
        <w:t xml:space="preserve"> .</w:t>
      </w:r>
      <w:r w:rsidR="001D07C7">
        <w:tab/>
      </w:r>
      <w:r w:rsidR="001D07C7">
        <w:tab/>
      </w:r>
      <w:r w:rsidR="001D07C7">
        <w:tab/>
      </w:r>
      <w:r w:rsidR="001D07C7">
        <w:tab/>
        <w:t>(14)</w:t>
      </w:r>
    </w:p>
    <w:p w14:paraId="589336F4" w14:textId="6C71B619" w:rsidR="001A1229" w:rsidRDefault="001A1229" w:rsidP="009F1898">
      <w:pPr>
        <w:spacing w:line="480" w:lineRule="auto"/>
      </w:pPr>
      <w:r>
        <w:t xml:space="preserve">The inverse activity coefficient can be expressed as an ensemble </w:t>
      </w:r>
      <w:commentRangeStart w:id="16"/>
      <w:r>
        <w:t>average</w:t>
      </w:r>
      <w:commentRangeEnd w:id="16"/>
      <w:r w:rsidR="009556AD">
        <w:rPr>
          <w:rStyle w:val="CommentReference"/>
        </w:rPr>
        <w:commentReference w:id="16"/>
      </w:r>
    </w:p>
    <w:p w14:paraId="56C06EDE" w14:textId="6B23393D" w:rsidR="001A1229" w:rsidRDefault="008C4F28" w:rsidP="001A1229">
      <w:pPr>
        <w:spacing w:line="480" w:lineRule="auto"/>
        <w:ind w:firstLine="360"/>
        <w:jc w:val="right"/>
      </w:pPr>
      <w:r w:rsidRPr="001A1229">
        <w:rPr>
          <w:position w:val="-38"/>
        </w:rPr>
        <w:object w:dxaOrig="2000" w:dyaOrig="840" w14:anchorId="2D3B8221">
          <v:shape id="_x0000_i1056" type="#_x0000_t75" style="width:100pt;height:42pt" o:ole="">
            <v:imagedata r:id="rId73" o:title=""/>
          </v:shape>
          <o:OLEObject Type="Embed" ProgID="Equation.3" ShapeID="_x0000_i1056" DrawAspect="Content" ObjectID="_1436857842" r:id="rId74"/>
        </w:object>
      </w:r>
      <w:r w:rsidR="001A1229">
        <w:t xml:space="preserve"> .</w:t>
      </w:r>
      <w:r w:rsidR="001A1229">
        <w:tab/>
      </w:r>
      <w:r w:rsidR="001A1229">
        <w:tab/>
      </w:r>
      <w:r w:rsidR="001A1229">
        <w:tab/>
      </w:r>
      <w:r w:rsidR="001A1229">
        <w:tab/>
      </w:r>
      <w:r w:rsidR="001A1229">
        <w:tab/>
        <w:t>(15)</w:t>
      </w:r>
    </w:p>
    <w:p w14:paraId="2F7BE134" w14:textId="50F65D88" w:rsidR="008A1E45" w:rsidRDefault="00A224A9" w:rsidP="00D24894">
      <w:pPr>
        <w:spacing w:line="480" w:lineRule="auto"/>
      </w:pPr>
      <w:r>
        <w:t xml:space="preserve">For </w:t>
      </w:r>
      <w:r w:rsidRPr="00A224A9">
        <w:rPr>
          <w:position w:val="-14"/>
        </w:rPr>
        <w:object w:dxaOrig="780" w:dyaOrig="360" w14:anchorId="166EFCC1">
          <v:shape id="_x0000_i1057" type="#_x0000_t75" style="width:39pt;height:18pt" o:ole="">
            <v:imagedata r:id="rId75" o:title=""/>
          </v:shape>
          <o:OLEObject Type="Embed" ProgID="Equation.3" ShapeID="_x0000_i1057" DrawAspect="Content" ObjectID="_1436857843" r:id="rId76"/>
        </w:object>
      </w:r>
      <w:r>
        <w:t xml:space="preserve"> the ensemble average can be written as,</w:t>
      </w:r>
    </w:p>
    <w:p w14:paraId="4C0ED443" w14:textId="3F5A0510" w:rsidR="00A224A9" w:rsidRDefault="00B350B2" w:rsidP="00A224A9">
      <w:pPr>
        <w:spacing w:line="480" w:lineRule="auto"/>
        <w:ind w:firstLine="360"/>
        <w:jc w:val="right"/>
      </w:pPr>
      <w:r w:rsidRPr="00A224A9">
        <w:rPr>
          <w:position w:val="-32"/>
        </w:rPr>
        <w:object w:dxaOrig="2880" w:dyaOrig="760" w14:anchorId="57BB6B43">
          <v:shape id="_x0000_i1058" type="#_x0000_t75" style="width:2in;height:38pt" o:ole="">
            <v:imagedata r:id="rId77" o:title=""/>
          </v:shape>
          <o:OLEObject Type="Embed" ProgID="Equation.3" ShapeID="_x0000_i1058" DrawAspect="Content" ObjectID="_1436857844" r:id="rId78"/>
        </w:object>
      </w:r>
      <w:r w:rsidR="008C4F28">
        <w:t xml:space="preserve"> .</w:t>
      </w:r>
      <w:r w:rsidR="008C4F28">
        <w:tab/>
      </w:r>
      <w:r w:rsidR="008C4F28">
        <w:tab/>
      </w:r>
      <w:r w:rsidR="008C4F28">
        <w:tab/>
      </w:r>
      <w:r w:rsidR="008C4F28">
        <w:tab/>
      </w:r>
      <w:r w:rsidR="008C4F28">
        <w:tab/>
        <w:t>(16</w:t>
      </w:r>
      <w:r w:rsidR="00A224A9">
        <w:t>)</w:t>
      </w:r>
    </w:p>
    <w:p w14:paraId="2BC7348E" w14:textId="1239B1CF" w:rsidR="00A224A9" w:rsidRDefault="00A224A9" w:rsidP="00D24894">
      <w:pPr>
        <w:spacing w:line="480" w:lineRule="auto"/>
      </w:pPr>
      <w:proofErr w:type="gramStart"/>
      <w:r>
        <w:t>where</w:t>
      </w:r>
      <w:proofErr w:type="gramEnd"/>
      <w:r>
        <w:t xml:space="preserve"> </w:t>
      </w:r>
      <w:r w:rsidRPr="00A224A9">
        <w:rPr>
          <w:position w:val="-14"/>
        </w:rPr>
        <w:object w:dxaOrig="580" w:dyaOrig="380" w14:anchorId="40D794CF">
          <v:shape id="_x0000_i1059" type="#_x0000_t75" style="width:29pt;height:19pt" o:ole="">
            <v:imagedata r:id="rId79" o:title=""/>
          </v:shape>
          <o:OLEObject Type="Embed" ProgID="Equation.3" ShapeID="_x0000_i1059" DrawAspect="Content" ObjectID="_1436857845" r:id="rId80"/>
        </w:object>
      </w:r>
      <w:r>
        <w:t xml:space="preserve"> is potential energy between the pair of particles of system </w:t>
      </w:r>
      <w:r>
        <w:rPr>
          <w:i/>
        </w:rPr>
        <w:t>P</w:t>
      </w:r>
      <w:r>
        <w:t xml:space="preserve"> at distance </w:t>
      </w:r>
      <w:r>
        <w:rPr>
          <w:i/>
        </w:rPr>
        <w:t>r</w:t>
      </w:r>
      <w:r>
        <w:t xml:space="preserve">. </w:t>
      </w:r>
      <w:r w:rsidR="008C4F28">
        <w:t xml:space="preserve">The coefficient given in Eq. (16) can be related to the second virial coefficient </w:t>
      </w:r>
      <w:r w:rsidR="008C4F28">
        <w:rPr>
          <w:i/>
        </w:rPr>
        <w:t>B</w:t>
      </w:r>
      <w:r w:rsidR="008C4F28">
        <w:rPr>
          <w:i/>
          <w:vertAlign w:val="subscript"/>
        </w:rPr>
        <w:t>p</w:t>
      </w:r>
      <w:r w:rsidR="008C4F28">
        <w:t xml:space="preserve"> as,</w:t>
      </w:r>
    </w:p>
    <w:p w14:paraId="1E162C01" w14:textId="3D6111B1" w:rsidR="003C2B1A" w:rsidRDefault="00744F74" w:rsidP="003C2B1A">
      <w:pPr>
        <w:spacing w:line="480" w:lineRule="auto"/>
        <w:ind w:firstLine="360"/>
        <w:jc w:val="right"/>
      </w:pPr>
      <w:r w:rsidRPr="00B350B2">
        <w:rPr>
          <w:position w:val="-98"/>
        </w:rPr>
        <w:object w:dxaOrig="3680" w:dyaOrig="2220" w14:anchorId="00DA6F19">
          <v:shape id="_x0000_i1060" type="#_x0000_t75" style="width:184pt;height:111pt" o:ole="">
            <v:imagedata r:id="rId81" o:title=""/>
          </v:shape>
          <o:OLEObject Type="Embed" ProgID="Equation.3" ShapeID="_x0000_i1060" DrawAspect="Content" ObjectID="_1436857846" r:id="rId82"/>
        </w:object>
      </w:r>
      <w:r w:rsidR="008C4F28">
        <w:t xml:space="preserve"> .</w:t>
      </w:r>
      <w:r w:rsidR="008C4F28">
        <w:tab/>
      </w:r>
      <w:r w:rsidR="008C4F28">
        <w:tab/>
      </w:r>
      <w:r w:rsidR="008C4F28">
        <w:tab/>
      </w:r>
      <w:r w:rsidR="008C4F28">
        <w:tab/>
      </w:r>
      <w:r w:rsidR="008C4F28">
        <w:tab/>
        <w:t>(17)</w:t>
      </w:r>
    </w:p>
    <w:p w14:paraId="4FF094B5" w14:textId="17691698" w:rsidR="003C2B1A" w:rsidRDefault="003C2B1A" w:rsidP="003C2B1A">
      <w:pPr>
        <w:spacing w:line="480" w:lineRule="auto"/>
        <w:jc w:val="both"/>
      </w:pPr>
      <w:r>
        <w:t>where we used the definition of the second virial coefficient,</w:t>
      </w:r>
    </w:p>
    <w:p w14:paraId="359491B9" w14:textId="40C9B796" w:rsidR="003C2B1A" w:rsidRDefault="003C2B1A" w:rsidP="003C2B1A">
      <w:pPr>
        <w:spacing w:line="480" w:lineRule="auto"/>
        <w:ind w:firstLine="360"/>
        <w:jc w:val="right"/>
      </w:pPr>
      <w:r w:rsidRPr="001D7086">
        <w:rPr>
          <w:position w:val="-34"/>
        </w:rPr>
        <w:object w:dxaOrig="4060" w:dyaOrig="800" w14:anchorId="5819F345">
          <v:shape id="_x0000_i1061" type="#_x0000_t75" style="width:203pt;height:40pt" o:ole="">
            <v:imagedata r:id="rId83" o:title=""/>
          </v:shape>
          <o:OLEObject Type="Embed" ProgID="Equation.3" ShapeID="_x0000_i1061" DrawAspect="Content" ObjectID="_1436857847" r:id="rId84"/>
        </w:object>
      </w:r>
      <w:r>
        <w:t xml:space="preserve"> .</w:t>
      </w:r>
      <w:r>
        <w:tab/>
      </w:r>
      <w:r>
        <w:tab/>
      </w:r>
      <w:r>
        <w:tab/>
      </w:r>
      <w:r>
        <w:tab/>
        <w:t>(18)</w:t>
      </w:r>
    </w:p>
    <w:p w14:paraId="04F9F012" w14:textId="71A7E257" w:rsidR="00B350B2" w:rsidRDefault="00B350B2" w:rsidP="00D24894">
      <w:pPr>
        <w:spacing w:line="480" w:lineRule="auto"/>
      </w:pPr>
      <w:r>
        <w:t>After substitution to Eq. (14) we have,</w:t>
      </w:r>
    </w:p>
    <w:p w14:paraId="68E73269" w14:textId="6B2EE21C" w:rsidR="009F1898" w:rsidRPr="00435ED8" w:rsidRDefault="00744F74" w:rsidP="00435ED8">
      <w:pPr>
        <w:spacing w:line="480" w:lineRule="auto"/>
        <w:jc w:val="right"/>
        <w:rPr>
          <w:position w:val="-94"/>
        </w:rPr>
      </w:pPr>
      <w:r w:rsidRPr="00435ED8">
        <w:rPr>
          <w:position w:val="-88"/>
        </w:rPr>
        <w:object w:dxaOrig="6200" w:dyaOrig="1880" w14:anchorId="249E531C">
          <v:shape id="_x0000_i1062" type="#_x0000_t75" style="width:310pt;height:94pt" o:ole="">
            <v:imagedata r:id="rId85" o:title=""/>
          </v:shape>
          <o:OLEObject Type="Embed" ProgID="Equation.3" ShapeID="_x0000_i1062" DrawAspect="Content" ObjectID="_1436857848" r:id="rId86"/>
        </w:object>
      </w:r>
      <w:r w:rsidR="009F1898">
        <w:tab/>
      </w:r>
      <w:r w:rsidR="003C2B1A">
        <w:tab/>
        <w:t>(19</w:t>
      </w:r>
      <w:r w:rsidR="00435ED8">
        <w:t>)</w:t>
      </w:r>
    </w:p>
    <w:p w14:paraId="4FC2724D" w14:textId="5B6B965C" w:rsidR="009F1898" w:rsidRDefault="009F1898" w:rsidP="00435ED8">
      <w:pPr>
        <w:spacing w:line="480" w:lineRule="auto"/>
        <w:jc w:val="both"/>
      </w:pPr>
      <w:r>
        <w:lastRenderedPageBreak/>
        <w:t>Where for the approximate equality we us</w:t>
      </w:r>
      <w:r w:rsidR="00435ED8">
        <w:t xml:space="preserve">ed the low the fact that in the </w:t>
      </w:r>
      <w:r>
        <w:t xml:space="preserve">thermodynamic limit </w:t>
      </w:r>
      <w:r w:rsidRPr="009F1898">
        <w:rPr>
          <w:position w:val="-6"/>
        </w:rPr>
        <w:object w:dxaOrig="720" w:dyaOrig="260" w14:anchorId="4F4830C1">
          <v:shape id="_x0000_i1063" type="#_x0000_t75" style="width:36pt;height:13pt" o:ole="">
            <v:imagedata r:id="rId87" o:title=""/>
          </v:shape>
          <o:OLEObject Type="Embed" ProgID="Equation.3" ShapeID="_x0000_i1063" DrawAspect="Content" ObjectID="_1436857849" r:id="rId88"/>
        </w:object>
      </w:r>
      <w:r>
        <w:t xml:space="preserve"> and the low density limit </w:t>
      </w:r>
      <w:r w:rsidRPr="009F1898">
        <w:rPr>
          <w:position w:val="-14"/>
        </w:rPr>
        <w:object w:dxaOrig="800" w:dyaOrig="360" w14:anchorId="2482ED71">
          <v:shape id="_x0000_i1064" type="#_x0000_t75" style="width:40pt;height:18pt" o:ole="">
            <v:imagedata r:id="rId89" o:title=""/>
          </v:shape>
          <o:OLEObject Type="Embed" ProgID="Equation.3" ShapeID="_x0000_i1064" DrawAspect="Content" ObjectID="_1436857850" r:id="rId90"/>
        </w:object>
      </w:r>
      <w:r>
        <w:t xml:space="preserve"> the denominator of the last fraction goes to 1.</w:t>
      </w:r>
    </w:p>
    <w:p w14:paraId="0C6FE277" w14:textId="077D0477" w:rsidR="00435ED8" w:rsidRDefault="003C2B1A" w:rsidP="00435ED8">
      <w:pPr>
        <w:spacing w:line="480" w:lineRule="auto"/>
        <w:ind w:firstLine="360"/>
        <w:jc w:val="both"/>
      </w:pPr>
      <w:r>
        <w:t>In Eq. (19</w:t>
      </w:r>
      <w:r w:rsidR="00435ED8">
        <w:t xml:space="preserve">) both the ideal gas density and virial coefficients are temperature dependent. </w:t>
      </w:r>
      <w:commentRangeStart w:id="17"/>
      <w:r w:rsidR="00744F74">
        <w:t>If</w:t>
      </w:r>
      <w:r w:rsidR="00435ED8">
        <w:t xml:space="preserve"> volume and </w:t>
      </w:r>
      <w:r w:rsidR="00744F74">
        <w:t>pressure are</w:t>
      </w:r>
      <w:r w:rsidR="00435ED8">
        <w:t xml:space="preserve"> fixed</w:t>
      </w:r>
      <w:r w:rsidR="00744F74">
        <w:t xml:space="preserve"> between the different temperatures</w:t>
      </w:r>
      <w:commentRangeEnd w:id="17"/>
      <w:r w:rsidR="00A9311F">
        <w:rPr>
          <w:rStyle w:val="CommentReference"/>
        </w:rPr>
        <w:commentReference w:id="17"/>
      </w:r>
      <w:r w:rsidR="00435ED8">
        <w:t xml:space="preserve">, the ideal gas density </w:t>
      </w:r>
      <w:r w:rsidR="00744F74">
        <w:t>is proportional to the inverse of temperature</w:t>
      </w:r>
      <w:r w:rsidR="00435ED8">
        <w:t>,</w:t>
      </w:r>
    </w:p>
    <w:p w14:paraId="79610894" w14:textId="60337369" w:rsidR="00435ED8" w:rsidRDefault="00744F74" w:rsidP="00435ED8">
      <w:pPr>
        <w:spacing w:line="480" w:lineRule="auto"/>
        <w:ind w:firstLine="360"/>
        <w:jc w:val="right"/>
      </w:pPr>
      <w:r w:rsidRPr="00744F74">
        <w:rPr>
          <w:position w:val="-24"/>
        </w:rPr>
        <w:object w:dxaOrig="1120" w:dyaOrig="620" w14:anchorId="1C2814EF">
          <v:shape id="_x0000_i1065" type="#_x0000_t75" style="width:56pt;height:31pt" o:ole="">
            <v:imagedata r:id="rId91" o:title=""/>
          </v:shape>
          <o:OLEObject Type="Embed" ProgID="Equation.3" ShapeID="_x0000_i1065" DrawAspect="Content" ObjectID="_1436857851" r:id="rId92"/>
        </w:object>
      </w:r>
      <w:r w:rsidR="003C2B1A">
        <w:tab/>
      </w:r>
      <w:r w:rsidR="003C2B1A">
        <w:tab/>
      </w:r>
      <w:r w:rsidR="003C2B1A">
        <w:tab/>
      </w:r>
      <w:r w:rsidR="003C2B1A">
        <w:tab/>
        <w:t>(20</w:t>
      </w:r>
      <w:r w:rsidR="00435ED8">
        <w:t>)</w:t>
      </w:r>
    </w:p>
    <w:p w14:paraId="11FEFD30" w14:textId="28ADA4DB" w:rsidR="00435ED8" w:rsidRDefault="00435ED8" w:rsidP="00435ED8">
      <w:pPr>
        <w:spacing w:line="480" w:lineRule="auto"/>
        <w:jc w:val="both"/>
      </w:pPr>
      <w:r>
        <w:t>Consequently, the loss function proportional to Eq</w:t>
      </w:r>
      <w:r w:rsidR="003C2B1A">
        <w:t>. (19</w:t>
      </w:r>
      <w:r>
        <w:t>) can be written as</w:t>
      </w:r>
    </w:p>
    <w:p w14:paraId="7F313896" w14:textId="3E1219A9" w:rsidR="00435ED8" w:rsidRDefault="00744F74" w:rsidP="00435ED8">
      <w:pPr>
        <w:spacing w:line="480" w:lineRule="auto"/>
        <w:ind w:firstLine="360"/>
        <w:jc w:val="right"/>
      </w:pPr>
      <w:r w:rsidRPr="00435ED8">
        <w:rPr>
          <w:position w:val="-30"/>
        </w:rPr>
        <w:object w:dxaOrig="2360" w:dyaOrig="620" w14:anchorId="1E54D877">
          <v:shape id="_x0000_i1066" type="#_x0000_t75" style="width:118pt;height:31pt" o:ole="">
            <v:imagedata r:id="rId93" o:title=""/>
          </v:shape>
          <o:OLEObject Type="Embed" ProgID="Equation.3" ShapeID="_x0000_i1066" DrawAspect="Content" ObjectID="_1436857852" r:id="rId94"/>
        </w:object>
      </w:r>
      <w:r w:rsidR="003C2B1A">
        <w:tab/>
      </w:r>
      <w:r w:rsidR="003C2B1A">
        <w:tab/>
      </w:r>
      <w:r w:rsidR="003C2B1A">
        <w:tab/>
      </w:r>
      <w:r w:rsidR="003C2B1A">
        <w:tab/>
        <w:t>(21</w:t>
      </w:r>
      <w:r w:rsidR="00435ED8">
        <w:t>)</w:t>
      </w:r>
    </w:p>
    <w:p w14:paraId="121AAE53" w14:textId="7B0E552E" w:rsidR="009F1898" w:rsidRDefault="001D7086" w:rsidP="00D24894">
      <w:pPr>
        <w:spacing w:line="480" w:lineRule="auto"/>
      </w:pPr>
      <w:r>
        <w:t xml:space="preserve">In the case of a model defined by the Lennard-Jones </w:t>
      </w:r>
      <w:r w:rsidR="00B04E3E">
        <w:t xml:space="preserve">(12-6) </w:t>
      </w:r>
      <w:r>
        <w:t xml:space="preserve">potential, the second virial coefficient </w:t>
      </w:r>
      <w:r w:rsidR="00B04E3E">
        <w:t>can be calculated from</w:t>
      </w:r>
      <w:r>
        <w:t>,</w:t>
      </w:r>
    </w:p>
    <w:p w14:paraId="000EC789" w14:textId="7A70AC9B" w:rsidR="001D7086" w:rsidRDefault="00B04E3E" w:rsidP="001D7086">
      <w:pPr>
        <w:spacing w:line="480" w:lineRule="auto"/>
        <w:ind w:firstLine="360"/>
        <w:jc w:val="right"/>
      </w:pPr>
      <w:r w:rsidRPr="00B04E3E">
        <w:rPr>
          <w:position w:val="-88"/>
        </w:rPr>
        <w:object w:dxaOrig="5540" w:dyaOrig="1880" w14:anchorId="76359129">
          <v:shape id="_x0000_i1067" type="#_x0000_t75" style="width:277pt;height:94pt" o:ole="">
            <v:imagedata r:id="rId95" o:title=""/>
          </v:shape>
          <o:OLEObject Type="Embed" ProgID="Equation.3" ShapeID="_x0000_i1067" DrawAspect="Content" ObjectID="_1436857853" r:id="rId96"/>
        </w:object>
      </w:r>
      <w:r w:rsidR="003C2B1A">
        <w:t xml:space="preserve"> .</w:t>
      </w:r>
      <w:r w:rsidR="003C2B1A">
        <w:tab/>
      </w:r>
      <w:r w:rsidR="003C2B1A">
        <w:tab/>
      </w:r>
      <w:r w:rsidR="001D7086">
        <w:tab/>
      </w:r>
      <w:r>
        <w:t>(22)</w:t>
      </w:r>
      <w:r w:rsidR="001D7086">
        <w:tab/>
      </w:r>
    </w:p>
    <w:p w14:paraId="2DDA3805" w14:textId="78D6163C" w:rsidR="00435ED8" w:rsidRDefault="00B04E3E" w:rsidP="00D24894">
      <w:pPr>
        <w:spacing w:line="480" w:lineRule="auto"/>
      </w:pPr>
      <w:r>
        <w:t>In the optimization procedure the Lennard-Jones parameters are varied</w:t>
      </w:r>
      <w:r w:rsidR="002B03BA">
        <w:t xml:space="preserve"> and the resulting values of the model virial coefficient, </w:t>
      </w:r>
      <w:r w:rsidR="002B03BA">
        <w:rPr>
          <w:i/>
        </w:rPr>
        <w:t>B</w:t>
      </w:r>
      <w:r w:rsidR="002B03BA">
        <w:rPr>
          <w:i/>
          <w:vertAlign w:val="subscript"/>
        </w:rPr>
        <w:t>q</w:t>
      </w:r>
      <w:r w:rsidR="002B03BA">
        <w:t xml:space="preserve">, are used along the experimentally determined </w:t>
      </w:r>
      <w:r w:rsidR="002B03BA">
        <w:rPr>
          <w:i/>
        </w:rPr>
        <w:t>B</w:t>
      </w:r>
      <w:r w:rsidR="002B03BA">
        <w:rPr>
          <w:i/>
          <w:vertAlign w:val="subscript"/>
        </w:rPr>
        <w:t>p</w:t>
      </w:r>
      <w:r w:rsidR="002B03BA">
        <w:t xml:space="preserve"> in the loss function Eq. (21), whose minimum is sought.</w:t>
      </w:r>
    </w:p>
    <w:p w14:paraId="01E3D9C6" w14:textId="77777777" w:rsidR="00CF3F66" w:rsidRDefault="00CF3F66" w:rsidP="00D24894">
      <w:pPr>
        <w:spacing w:line="480" w:lineRule="auto"/>
      </w:pPr>
    </w:p>
    <w:p w14:paraId="10CC061A" w14:textId="77777777" w:rsidR="00E0471F" w:rsidRPr="00E0471F" w:rsidRDefault="00CF3F66" w:rsidP="00E0471F">
      <w:pPr>
        <w:rPr>
          <w:rFonts w:ascii="Cambria" w:hAnsi="Cambria"/>
          <w:noProof/>
        </w:rPr>
      </w:pPr>
      <w:r>
        <w:fldChar w:fldCharType="begin"/>
      </w:r>
      <w:r>
        <w:instrText xml:space="preserve"> ADDIN EN.REFLIST </w:instrText>
      </w:r>
      <w:r>
        <w:fldChar w:fldCharType="separate"/>
      </w:r>
      <w:bookmarkStart w:id="18" w:name="_ENREF_1"/>
      <w:r w:rsidR="00E0471F" w:rsidRPr="00E0471F">
        <w:rPr>
          <w:rFonts w:ascii="Cambria" w:hAnsi="Cambria"/>
          <w:noProof/>
        </w:rPr>
        <w:tab/>
        <w:t>(1)</w:t>
      </w:r>
      <w:r w:rsidR="00E0471F" w:rsidRPr="00E0471F">
        <w:rPr>
          <w:rFonts w:ascii="Cambria" w:hAnsi="Cambria"/>
          <w:noProof/>
        </w:rPr>
        <w:tab/>
        <w:t xml:space="preserve">Vlcek, L.; Chialvo, A. A. Rigorous Force Field Optimization Principles Based on Statistical Distance Minimization. </w:t>
      </w:r>
      <w:r w:rsidR="00E0471F" w:rsidRPr="00E0471F">
        <w:rPr>
          <w:rFonts w:ascii="Cambria" w:hAnsi="Cambria"/>
          <w:i/>
          <w:noProof/>
        </w:rPr>
        <w:t>J. Chem. Phys.</w:t>
      </w:r>
      <w:r w:rsidR="00E0471F" w:rsidRPr="00E0471F">
        <w:rPr>
          <w:rFonts w:ascii="Cambria" w:hAnsi="Cambria"/>
          <w:noProof/>
        </w:rPr>
        <w:t xml:space="preserve"> </w:t>
      </w:r>
      <w:r w:rsidR="00E0471F" w:rsidRPr="00E0471F">
        <w:rPr>
          <w:rFonts w:ascii="Cambria" w:hAnsi="Cambria"/>
          <w:b/>
          <w:noProof/>
        </w:rPr>
        <w:t>2015</w:t>
      </w:r>
      <w:r w:rsidR="00E0471F" w:rsidRPr="00E0471F">
        <w:rPr>
          <w:rFonts w:ascii="Cambria" w:hAnsi="Cambria"/>
          <w:noProof/>
        </w:rPr>
        <w:t xml:space="preserve">, </w:t>
      </w:r>
      <w:r w:rsidR="00E0471F" w:rsidRPr="00E0471F">
        <w:rPr>
          <w:rFonts w:ascii="Cambria" w:hAnsi="Cambria"/>
          <w:i/>
          <w:noProof/>
        </w:rPr>
        <w:t>143</w:t>
      </w:r>
      <w:r w:rsidR="00E0471F" w:rsidRPr="00E0471F">
        <w:rPr>
          <w:rFonts w:ascii="Cambria" w:hAnsi="Cambria"/>
          <w:noProof/>
        </w:rPr>
        <w:t>.</w:t>
      </w:r>
      <w:bookmarkEnd w:id="18"/>
    </w:p>
    <w:p w14:paraId="32EA2BF3" w14:textId="77777777" w:rsidR="00E0471F" w:rsidRPr="00E0471F" w:rsidRDefault="00E0471F" w:rsidP="00E0471F">
      <w:pPr>
        <w:rPr>
          <w:rFonts w:ascii="Cambria" w:hAnsi="Cambria"/>
          <w:noProof/>
        </w:rPr>
      </w:pPr>
      <w:bookmarkStart w:id="19" w:name="_ENREF_2"/>
      <w:r w:rsidRPr="00E0471F">
        <w:rPr>
          <w:rFonts w:ascii="Cambria" w:hAnsi="Cambria"/>
          <w:noProof/>
        </w:rPr>
        <w:tab/>
        <w:t>(2)</w:t>
      </w:r>
      <w:r w:rsidRPr="00E0471F">
        <w:rPr>
          <w:rFonts w:ascii="Cambria" w:hAnsi="Cambria"/>
          <w:noProof/>
        </w:rPr>
        <w:tab/>
        <w:t xml:space="preserve">Landau, L. D.; Lifshitz, E. M. </w:t>
      </w:r>
      <w:r w:rsidRPr="00E0471F">
        <w:rPr>
          <w:rFonts w:ascii="Cambria" w:hAnsi="Cambria"/>
          <w:i/>
          <w:noProof/>
        </w:rPr>
        <w:t>Statistical Physics</w:t>
      </w:r>
      <w:r w:rsidRPr="00E0471F">
        <w:rPr>
          <w:rFonts w:ascii="Cambria" w:hAnsi="Cambria"/>
          <w:noProof/>
        </w:rPr>
        <w:t>; Elsevier, 1980; Vol. 1.</w:t>
      </w:r>
      <w:bookmarkEnd w:id="19"/>
    </w:p>
    <w:p w14:paraId="7BF53603" w14:textId="7E12D108" w:rsidR="00E0471F" w:rsidRDefault="00E0471F" w:rsidP="00E0471F">
      <w:pPr>
        <w:rPr>
          <w:rFonts w:ascii="Cambria" w:hAnsi="Cambria"/>
          <w:noProof/>
        </w:rPr>
      </w:pPr>
    </w:p>
    <w:p w14:paraId="191B7A48" w14:textId="451CC66E" w:rsidR="00094747" w:rsidRDefault="00CF3F66" w:rsidP="00D24894">
      <w:pPr>
        <w:spacing w:line="480" w:lineRule="auto"/>
      </w:pPr>
      <w:r>
        <w:fldChar w:fldCharType="end"/>
      </w:r>
    </w:p>
    <w:sectPr w:rsidR="00094747" w:rsidSect="0009474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AAC" w:date="2017-07-26T08:24:00Z" w:initials="A">
    <w:p w14:paraId="6163C2C2" w14:textId="18EA3BD1" w:rsidR="00B817CC" w:rsidRDefault="00B817CC">
      <w:pPr>
        <w:pStyle w:val="CommentText"/>
      </w:pPr>
      <w:r>
        <w:rPr>
          <w:rStyle w:val="CommentReference"/>
        </w:rPr>
        <w:annotationRef/>
      </w:r>
      <w:r>
        <w:t>I do not understand the meaning of the derivation leading to (17).  See attached document</w:t>
      </w:r>
    </w:p>
  </w:comment>
  <w:comment w:id="17" w:author="Vlcek, Lukas" w:date="2017-07-23T19:20:00Z" w:initials="VL">
    <w:p w14:paraId="78DFCC69" w14:textId="71D9FD88" w:rsidR="00B817CC" w:rsidRDefault="00B817CC">
      <w:pPr>
        <w:pStyle w:val="CommentText"/>
      </w:pPr>
      <w:r>
        <w:rPr>
          <w:rStyle w:val="CommentReference"/>
        </w:rPr>
        <w:annotationRef/>
      </w:r>
      <w:r>
        <w:t>This is the big IF. It is a bit difficult to work with thermodynamic parameters when we are in the limit (such as low concentration or pressure or chemical potential) rather than at precisely specified values. I would prefer to choose identical chemical potential rather than pressure, but then I could not factor out the actual value of the chemical potential from the loss function the same way I can the constant volume or pressure. Or shall we just keep the ideal gas density between different temperatures as constant?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PCL&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9rsr0pebtf9tzed9xn5taazr20vtd2wsrxp&quot;&gt;ionlibrary&lt;record-ids&gt;&lt;item&gt;1016&lt;/item&gt;&lt;item&gt;1186&lt;/item&gt;&lt;/record-ids&gt;&lt;/item&gt;&lt;/Libraries&gt;"/>
  </w:docVars>
  <w:rsids>
    <w:rsidRoot w:val="00CF3F66"/>
    <w:rsid w:val="00064AC1"/>
    <w:rsid w:val="00094747"/>
    <w:rsid w:val="000F2363"/>
    <w:rsid w:val="00150524"/>
    <w:rsid w:val="00161295"/>
    <w:rsid w:val="00196107"/>
    <w:rsid w:val="001A1229"/>
    <w:rsid w:val="001D07C7"/>
    <w:rsid w:val="001D7086"/>
    <w:rsid w:val="00230A38"/>
    <w:rsid w:val="00241D98"/>
    <w:rsid w:val="00277082"/>
    <w:rsid w:val="00290095"/>
    <w:rsid w:val="00297153"/>
    <w:rsid w:val="002A63DE"/>
    <w:rsid w:val="002B03BA"/>
    <w:rsid w:val="002D270E"/>
    <w:rsid w:val="003548C8"/>
    <w:rsid w:val="00357A80"/>
    <w:rsid w:val="003928D4"/>
    <w:rsid w:val="003978DA"/>
    <w:rsid w:val="003C2B1A"/>
    <w:rsid w:val="00435ED8"/>
    <w:rsid w:val="00441A5E"/>
    <w:rsid w:val="004B6CA8"/>
    <w:rsid w:val="0050237D"/>
    <w:rsid w:val="00530F6F"/>
    <w:rsid w:val="00543C30"/>
    <w:rsid w:val="00593F8E"/>
    <w:rsid w:val="0063118A"/>
    <w:rsid w:val="007225AE"/>
    <w:rsid w:val="00744F74"/>
    <w:rsid w:val="007A1BA9"/>
    <w:rsid w:val="007C04C9"/>
    <w:rsid w:val="007C4F8D"/>
    <w:rsid w:val="007F2614"/>
    <w:rsid w:val="007F700B"/>
    <w:rsid w:val="00806A13"/>
    <w:rsid w:val="008A1E45"/>
    <w:rsid w:val="008C4F28"/>
    <w:rsid w:val="008D595D"/>
    <w:rsid w:val="009544D9"/>
    <w:rsid w:val="009556AD"/>
    <w:rsid w:val="009947A3"/>
    <w:rsid w:val="009F1898"/>
    <w:rsid w:val="00A107ED"/>
    <w:rsid w:val="00A224A9"/>
    <w:rsid w:val="00A23100"/>
    <w:rsid w:val="00A27AD2"/>
    <w:rsid w:val="00A54019"/>
    <w:rsid w:val="00A9311F"/>
    <w:rsid w:val="00AF7788"/>
    <w:rsid w:val="00B04E3E"/>
    <w:rsid w:val="00B12589"/>
    <w:rsid w:val="00B350B2"/>
    <w:rsid w:val="00B51591"/>
    <w:rsid w:val="00B60667"/>
    <w:rsid w:val="00B76747"/>
    <w:rsid w:val="00B817CC"/>
    <w:rsid w:val="00BF0091"/>
    <w:rsid w:val="00C91989"/>
    <w:rsid w:val="00CA6E89"/>
    <w:rsid w:val="00CB750D"/>
    <w:rsid w:val="00CE7C96"/>
    <w:rsid w:val="00CF3F66"/>
    <w:rsid w:val="00D24894"/>
    <w:rsid w:val="00D2499B"/>
    <w:rsid w:val="00DD69EE"/>
    <w:rsid w:val="00E0471F"/>
    <w:rsid w:val="00E07FBF"/>
    <w:rsid w:val="00ED2921"/>
    <w:rsid w:val="00ED46A7"/>
    <w:rsid w:val="00F07C9B"/>
    <w:rsid w:val="00FB0160"/>
    <w:rsid w:val="00FB2E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1"/>
    <o:shapelayout v:ext="edit">
      <o:idmap v:ext="edit" data="1"/>
    </o:shapelayout>
  </w:shapeDefaults>
  <w:decimalSymbol w:val="."/>
  <w:listSeparator w:val=","/>
  <w14:docId w14:val="43761F0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6A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6A13"/>
    <w:rPr>
      <w:rFonts w:ascii="Lucida Grande" w:hAnsi="Lucida Grande" w:cs="Lucida Grande"/>
      <w:sz w:val="18"/>
      <w:szCs w:val="18"/>
    </w:rPr>
  </w:style>
  <w:style w:type="character" w:styleId="Hyperlink">
    <w:name w:val="Hyperlink"/>
    <w:basedOn w:val="DefaultParagraphFont"/>
    <w:uiPriority w:val="99"/>
    <w:unhideWhenUsed/>
    <w:rsid w:val="00CF3F66"/>
    <w:rPr>
      <w:color w:val="0000FF" w:themeColor="hyperlink"/>
      <w:u w:val="single"/>
    </w:rPr>
  </w:style>
  <w:style w:type="character" w:styleId="PlaceholderText">
    <w:name w:val="Placeholder Text"/>
    <w:basedOn w:val="DefaultParagraphFont"/>
    <w:uiPriority w:val="99"/>
    <w:semiHidden/>
    <w:rsid w:val="00277082"/>
    <w:rPr>
      <w:color w:val="808080"/>
    </w:rPr>
  </w:style>
  <w:style w:type="paragraph" w:customStyle="1" w:styleId="TAMainText">
    <w:name w:val="TA_Main_Text"/>
    <w:basedOn w:val="Normal"/>
    <w:rsid w:val="00E0471F"/>
    <w:pPr>
      <w:spacing w:line="480" w:lineRule="auto"/>
      <w:ind w:firstLine="202"/>
      <w:jc w:val="both"/>
    </w:pPr>
    <w:rPr>
      <w:rFonts w:ascii="Times" w:eastAsia="Times New Roman" w:hAnsi="Times" w:cs="Times New Roman"/>
      <w:szCs w:val="20"/>
    </w:rPr>
  </w:style>
  <w:style w:type="character" w:styleId="CommentReference">
    <w:name w:val="annotation reference"/>
    <w:basedOn w:val="DefaultParagraphFont"/>
    <w:uiPriority w:val="99"/>
    <w:semiHidden/>
    <w:unhideWhenUsed/>
    <w:rsid w:val="00A9311F"/>
    <w:rPr>
      <w:sz w:val="18"/>
      <w:szCs w:val="18"/>
    </w:rPr>
  </w:style>
  <w:style w:type="paragraph" w:styleId="CommentText">
    <w:name w:val="annotation text"/>
    <w:basedOn w:val="Normal"/>
    <w:link w:val="CommentTextChar"/>
    <w:uiPriority w:val="99"/>
    <w:semiHidden/>
    <w:unhideWhenUsed/>
    <w:rsid w:val="00A9311F"/>
  </w:style>
  <w:style w:type="character" w:customStyle="1" w:styleId="CommentTextChar">
    <w:name w:val="Comment Text Char"/>
    <w:basedOn w:val="DefaultParagraphFont"/>
    <w:link w:val="CommentText"/>
    <w:uiPriority w:val="99"/>
    <w:semiHidden/>
    <w:rsid w:val="00A9311F"/>
  </w:style>
  <w:style w:type="paragraph" w:styleId="CommentSubject">
    <w:name w:val="annotation subject"/>
    <w:basedOn w:val="CommentText"/>
    <w:next w:val="CommentText"/>
    <w:link w:val="CommentSubjectChar"/>
    <w:uiPriority w:val="99"/>
    <w:semiHidden/>
    <w:unhideWhenUsed/>
    <w:rsid w:val="00A9311F"/>
    <w:rPr>
      <w:b/>
      <w:bCs/>
      <w:sz w:val="20"/>
      <w:szCs w:val="20"/>
    </w:rPr>
  </w:style>
  <w:style w:type="character" w:customStyle="1" w:styleId="CommentSubjectChar">
    <w:name w:val="Comment Subject Char"/>
    <w:basedOn w:val="CommentTextChar"/>
    <w:link w:val="CommentSubject"/>
    <w:uiPriority w:val="99"/>
    <w:semiHidden/>
    <w:rsid w:val="00A9311F"/>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6A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6A13"/>
    <w:rPr>
      <w:rFonts w:ascii="Lucida Grande" w:hAnsi="Lucida Grande" w:cs="Lucida Grande"/>
      <w:sz w:val="18"/>
      <w:szCs w:val="18"/>
    </w:rPr>
  </w:style>
  <w:style w:type="character" w:styleId="Hyperlink">
    <w:name w:val="Hyperlink"/>
    <w:basedOn w:val="DefaultParagraphFont"/>
    <w:uiPriority w:val="99"/>
    <w:unhideWhenUsed/>
    <w:rsid w:val="00CF3F66"/>
    <w:rPr>
      <w:color w:val="0000FF" w:themeColor="hyperlink"/>
      <w:u w:val="single"/>
    </w:rPr>
  </w:style>
  <w:style w:type="character" w:styleId="PlaceholderText">
    <w:name w:val="Placeholder Text"/>
    <w:basedOn w:val="DefaultParagraphFont"/>
    <w:uiPriority w:val="99"/>
    <w:semiHidden/>
    <w:rsid w:val="00277082"/>
    <w:rPr>
      <w:color w:val="808080"/>
    </w:rPr>
  </w:style>
  <w:style w:type="paragraph" w:customStyle="1" w:styleId="TAMainText">
    <w:name w:val="TA_Main_Text"/>
    <w:basedOn w:val="Normal"/>
    <w:rsid w:val="00E0471F"/>
    <w:pPr>
      <w:spacing w:line="480" w:lineRule="auto"/>
      <w:ind w:firstLine="202"/>
      <w:jc w:val="both"/>
    </w:pPr>
    <w:rPr>
      <w:rFonts w:ascii="Times" w:eastAsia="Times New Roman" w:hAnsi="Times" w:cs="Times New Roman"/>
      <w:szCs w:val="20"/>
    </w:rPr>
  </w:style>
  <w:style w:type="character" w:styleId="CommentReference">
    <w:name w:val="annotation reference"/>
    <w:basedOn w:val="DefaultParagraphFont"/>
    <w:uiPriority w:val="99"/>
    <w:semiHidden/>
    <w:unhideWhenUsed/>
    <w:rsid w:val="00A9311F"/>
    <w:rPr>
      <w:sz w:val="18"/>
      <w:szCs w:val="18"/>
    </w:rPr>
  </w:style>
  <w:style w:type="paragraph" w:styleId="CommentText">
    <w:name w:val="annotation text"/>
    <w:basedOn w:val="Normal"/>
    <w:link w:val="CommentTextChar"/>
    <w:uiPriority w:val="99"/>
    <w:semiHidden/>
    <w:unhideWhenUsed/>
    <w:rsid w:val="00A9311F"/>
  </w:style>
  <w:style w:type="character" w:customStyle="1" w:styleId="CommentTextChar">
    <w:name w:val="Comment Text Char"/>
    <w:basedOn w:val="DefaultParagraphFont"/>
    <w:link w:val="CommentText"/>
    <w:uiPriority w:val="99"/>
    <w:semiHidden/>
    <w:rsid w:val="00A9311F"/>
  </w:style>
  <w:style w:type="paragraph" w:styleId="CommentSubject">
    <w:name w:val="annotation subject"/>
    <w:basedOn w:val="CommentText"/>
    <w:next w:val="CommentText"/>
    <w:link w:val="CommentSubjectChar"/>
    <w:uiPriority w:val="99"/>
    <w:semiHidden/>
    <w:unhideWhenUsed/>
    <w:rsid w:val="00A9311F"/>
    <w:rPr>
      <w:b/>
      <w:bCs/>
      <w:sz w:val="20"/>
      <w:szCs w:val="20"/>
    </w:rPr>
  </w:style>
  <w:style w:type="character" w:customStyle="1" w:styleId="CommentSubjectChar">
    <w:name w:val="Comment Subject Char"/>
    <w:basedOn w:val="CommentTextChar"/>
    <w:link w:val="CommentSubject"/>
    <w:uiPriority w:val="99"/>
    <w:semiHidden/>
    <w:rsid w:val="00A931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oleObject" Target="embeddings/Microsoft_Equation1.bin"/><Relationship Id="rId7" Type="http://schemas.openxmlformats.org/officeDocument/2006/relationships/image" Target="media/image2.emf"/><Relationship Id="rId8" Type="http://schemas.openxmlformats.org/officeDocument/2006/relationships/oleObject" Target="embeddings/Microsoft_Equation2.bin"/><Relationship Id="rId9" Type="http://schemas.openxmlformats.org/officeDocument/2006/relationships/image" Target="media/image3.emf"/><Relationship Id="rId10" Type="http://schemas.openxmlformats.org/officeDocument/2006/relationships/oleObject" Target="embeddings/Microsoft_Equation3.bin"/><Relationship Id="rId11" Type="http://schemas.openxmlformats.org/officeDocument/2006/relationships/image" Target="media/image4.emf"/><Relationship Id="rId12" Type="http://schemas.openxmlformats.org/officeDocument/2006/relationships/oleObject" Target="embeddings/Microsoft_Equation4.bin"/><Relationship Id="rId13" Type="http://schemas.openxmlformats.org/officeDocument/2006/relationships/image" Target="media/image5.emf"/><Relationship Id="rId14" Type="http://schemas.openxmlformats.org/officeDocument/2006/relationships/oleObject" Target="embeddings/Microsoft_Equation5.bin"/><Relationship Id="rId15" Type="http://schemas.openxmlformats.org/officeDocument/2006/relationships/image" Target="media/image6.emf"/><Relationship Id="rId16" Type="http://schemas.openxmlformats.org/officeDocument/2006/relationships/oleObject" Target="embeddings/Microsoft_Equation6.bin"/><Relationship Id="rId17" Type="http://schemas.openxmlformats.org/officeDocument/2006/relationships/image" Target="media/image7.emf"/><Relationship Id="rId18" Type="http://schemas.openxmlformats.org/officeDocument/2006/relationships/oleObject" Target="embeddings/Microsoft_Equation7.bin"/><Relationship Id="rId19" Type="http://schemas.openxmlformats.org/officeDocument/2006/relationships/image" Target="media/image8.emf"/><Relationship Id="rId30" Type="http://schemas.openxmlformats.org/officeDocument/2006/relationships/oleObject" Target="embeddings/Microsoft_Equation13.bin"/><Relationship Id="rId31" Type="http://schemas.openxmlformats.org/officeDocument/2006/relationships/image" Target="media/image14.emf"/><Relationship Id="rId32" Type="http://schemas.openxmlformats.org/officeDocument/2006/relationships/oleObject" Target="embeddings/Microsoft_Equation14.bin"/><Relationship Id="rId33" Type="http://schemas.openxmlformats.org/officeDocument/2006/relationships/image" Target="media/image15.emf"/><Relationship Id="rId34" Type="http://schemas.openxmlformats.org/officeDocument/2006/relationships/oleObject" Target="embeddings/Microsoft_Equation15.bin"/><Relationship Id="rId35" Type="http://schemas.openxmlformats.org/officeDocument/2006/relationships/image" Target="media/image16.emf"/><Relationship Id="rId36" Type="http://schemas.openxmlformats.org/officeDocument/2006/relationships/image" Target="media/image17.emf"/><Relationship Id="rId37" Type="http://schemas.openxmlformats.org/officeDocument/2006/relationships/image" Target="media/image18.emf"/><Relationship Id="rId38" Type="http://schemas.openxmlformats.org/officeDocument/2006/relationships/image" Target="media/image19.emf"/><Relationship Id="rId39" Type="http://schemas.openxmlformats.org/officeDocument/2006/relationships/image" Target="media/image20.emf"/><Relationship Id="rId50" Type="http://schemas.openxmlformats.org/officeDocument/2006/relationships/image" Target="media/image26.emf"/><Relationship Id="rId51" Type="http://schemas.openxmlformats.org/officeDocument/2006/relationships/oleObject" Target="embeddings/Microsoft_Equation21.bin"/><Relationship Id="rId52" Type="http://schemas.openxmlformats.org/officeDocument/2006/relationships/image" Target="media/image27.emf"/><Relationship Id="rId53" Type="http://schemas.openxmlformats.org/officeDocument/2006/relationships/oleObject" Target="embeddings/Microsoft_Equation22.bin"/><Relationship Id="rId54" Type="http://schemas.openxmlformats.org/officeDocument/2006/relationships/image" Target="media/image28.emf"/><Relationship Id="rId55" Type="http://schemas.openxmlformats.org/officeDocument/2006/relationships/oleObject" Target="embeddings/Microsoft_Equation23.bin"/><Relationship Id="rId56" Type="http://schemas.openxmlformats.org/officeDocument/2006/relationships/image" Target="media/image29.emf"/><Relationship Id="rId57" Type="http://schemas.openxmlformats.org/officeDocument/2006/relationships/oleObject" Target="embeddings/Microsoft_Equation24.bin"/><Relationship Id="rId58" Type="http://schemas.openxmlformats.org/officeDocument/2006/relationships/image" Target="media/image30.emf"/><Relationship Id="rId59" Type="http://schemas.openxmlformats.org/officeDocument/2006/relationships/oleObject" Target="embeddings/Microsoft_Equation25.bin"/><Relationship Id="rId70" Type="http://schemas.openxmlformats.org/officeDocument/2006/relationships/image" Target="media/image36.emf"/><Relationship Id="rId71" Type="http://schemas.openxmlformats.org/officeDocument/2006/relationships/oleObject" Target="embeddings/Microsoft_Equation31.bin"/><Relationship Id="rId72" Type="http://schemas.openxmlformats.org/officeDocument/2006/relationships/comments" Target="comments.xml"/><Relationship Id="rId73" Type="http://schemas.openxmlformats.org/officeDocument/2006/relationships/image" Target="media/image37.emf"/><Relationship Id="rId74" Type="http://schemas.openxmlformats.org/officeDocument/2006/relationships/oleObject" Target="embeddings/Microsoft_Equation32.bin"/><Relationship Id="rId75" Type="http://schemas.openxmlformats.org/officeDocument/2006/relationships/image" Target="media/image38.emf"/><Relationship Id="rId76" Type="http://schemas.openxmlformats.org/officeDocument/2006/relationships/oleObject" Target="embeddings/Microsoft_Equation33.bin"/><Relationship Id="rId77" Type="http://schemas.openxmlformats.org/officeDocument/2006/relationships/image" Target="media/image39.emf"/><Relationship Id="rId78" Type="http://schemas.openxmlformats.org/officeDocument/2006/relationships/oleObject" Target="embeddings/Microsoft_Equation34.bin"/><Relationship Id="rId79" Type="http://schemas.openxmlformats.org/officeDocument/2006/relationships/image" Target="media/image40.emf"/><Relationship Id="rId90" Type="http://schemas.openxmlformats.org/officeDocument/2006/relationships/oleObject" Target="embeddings/Microsoft_Equation40.bin"/><Relationship Id="rId91" Type="http://schemas.openxmlformats.org/officeDocument/2006/relationships/image" Target="media/image46.emf"/><Relationship Id="rId92" Type="http://schemas.openxmlformats.org/officeDocument/2006/relationships/oleObject" Target="embeddings/Microsoft_Equation41.bin"/><Relationship Id="rId93" Type="http://schemas.openxmlformats.org/officeDocument/2006/relationships/image" Target="media/image47.emf"/><Relationship Id="rId94" Type="http://schemas.openxmlformats.org/officeDocument/2006/relationships/oleObject" Target="embeddings/Microsoft_Equation42.bin"/><Relationship Id="rId95" Type="http://schemas.openxmlformats.org/officeDocument/2006/relationships/image" Target="media/image48.emf"/><Relationship Id="rId96" Type="http://schemas.openxmlformats.org/officeDocument/2006/relationships/oleObject" Target="embeddings/Microsoft_Equation43.bin"/><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oleObject" Target="embeddings/Microsoft_Equation8.bin"/><Relationship Id="rId21" Type="http://schemas.openxmlformats.org/officeDocument/2006/relationships/image" Target="media/image9.emf"/><Relationship Id="rId22" Type="http://schemas.openxmlformats.org/officeDocument/2006/relationships/oleObject" Target="embeddings/Microsoft_Equation9.bin"/><Relationship Id="rId23" Type="http://schemas.openxmlformats.org/officeDocument/2006/relationships/image" Target="media/image10.emf"/><Relationship Id="rId24" Type="http://schemas.openxmlformats.org/officeDocument/2006/relationships/oleObject" Target="embeddings/Microsoft_Equation10.bin"/><Relationship Id="rId25" Type="http://schemas.openxmlformats.org/officeDocument/2006/relationships/image" Target="media/image11.emf"/><Relationship Id="rId26" Type="http://schemas.openxmlformats.org/officeDocument/2006/relationships/oleObject" Target="embeddings/Microsoft_Equation11.bin"/><Relationship Id="rId27" Type="http://schemas.openxmlformats.org/officeDocument/2006/relationships/image" Target="media/image12.emf"/><Relationship Id="rId28" Type="http://schemas.openxmlformats.org/officeDocument/2006/relationships/oleObject" Target="embeddings/Microsoft_Equation12.bin"/><Relationship Id="rId29" Type="http://schemas.openxmlformats.org/officeDocument/2006/relationships/image" Target="media/image13.emf"/><Relationship Id="rId40" Type="http://schemas.openxmlformats.org/officeDocument/2006/relationships/image" Target="media/image21.emf"/><Relationship Id="rId41" Type="http://schemas.openxmlformats.org/officeDocument/2006/relationships/oleObject" Target="embeddings/Microsoft_Equation16.bin"/><Relationship Id="rId42" Type="http://schemas.openxmlformats.org/officeDocument/2006/relationships/image" Target="media/image22.emf"/><Relationship Id="rId43" Type="http://schemas.openxmlformats.org/officeDocument/2006/relationships/oleObject" Target="embeddings/Microsoft_Equation17.bin"/><Relationship Id="rId44" Type="http://schemas.openxmlformats.org/officeDocument/2006/relationships/image" Target="media/image23.emf"/><Relationship Id="rId45" Type="http://schemas.openxmlformats.org/officeDocument/2006/relationships/oleObject" Target="embeddings/Microsoft_Equation18.bin"/><Relationship Id="rId46" Type="http://schemas.openxmlformats.org/officeDocument/2006/relationships/image" Target="media/image24.emf"/><Relationship Id="rId47" Type="http://schemas.openxmlformats.org/officeDocument/2006/relationships/oleObject" Target="embeddings/Microsoft_Equation19.bin"/><Relationship Id="rId48" Type="http://schemas.openxmlformats.org/officeDocument/2006/relationships/image" Target="media/image25.emf"/><Relationship Id="rId49" Type="http://schemas.openxmlformats.org/officeDocument/2006/relationships/oleObject" Target="embeddings/Microsoft_Equation20.bin"/><Relationship Id="rId60" Type="http://schemas.openxmlformats.org/officeDocument/2006/relationships/image" Target="media/image31.emf"/><Relationship Id="rId61" Type="http://schemas.openxmlformats.org/officeDocument/2006/relationships/oleObject" Target="embeddings/Microsoft_Equation26.bin"/><Relationship Id="rId62" Type="http://schemas.openxmlformats.org/officeDocument/2006/relationships/image" Target="media/image32.emf"/><Relationship Id="rId63" Type="http://schemas.openxmlformats.org/officeDocument/2006/relationships/oleObject" Target="embeddings/Microsoft_Equation27.bin"/><Relationship Id="rId64" Type="http://schemas.openxmlformats.org/officeDocument/2006/relationships/image" Target="media/image33.emf"/><Relationship Id="rId65" Type="http://schemas.openxmlformats.org/officeDocument/2006/relationships/oleObject" Target="embeddings/Microsoft_Equation28.bin"/><Relationship Id="rId66" Type="http://schemas.openxmlformats.org/officeDocument/2006/relationships/image" Target="media/image34.emf"/><Relationship Id="rId67" Type="http://schemas.openxmlformats.org/officeDocument/2006/relationships/oleObject" Target="embeddings/Microsoft_Equation29.bin"/><Relationship Id="rId68" Type="http://schemas.openxmlformats.org/officeDocument/2006/relationships/image" Target="media/image35.emf"/><Relationship Id="rId69" Type="http://schemas.openxmlformats.org/officeDocument/2006/relationships/oleObject" Target="embeddings/Microsoft_Equation30.bin"/><Relationship Id="rId80" Type="http://schemas.openxmlformats.org/officeDocument/2006/relationships/oleObject" Target="embeddings/Microsoft_Equation35.bin"/><Relationship Id="rId81" Type="http://schemas.openxmlformats.org/officeDocument/2006/relationships/image" Target="media/image41.emf"/><Relationship Id="rId82" Type="http://schemas.openxmlformats.org/officeDocument/2006/relationships/oleObject" Target="embeddings/Microsoft_Equation36.bin"/><Relationship Id="rId83" Type="http://schemas.openxmlformats.org/officeDocument/2006/relationships/image" Target="media/image42.emf"/><Relationship Id="rId84" Type="http://schemas.openxmlformats.org/officeDocument/2006/relationships/oleObject" Target="embeddings/Microsoft_Equation37.bin"/><Relationship Id="rId85" Type="http://schemas.openxmlformats.org/officeDocument/2006/relationships/image" Target="media/image43.emf"/><Relationship Id="rId86" Type="http://schemas.openxmlformats.org/officeDocument/2006/relationships/oleObject" Target="embeddings/Microsoft_Equation38.bin"/><Relationship Id="rId87" Type="http://schemas.openxmlformats.org/officeDocument/2006/relationships/image" Target="media/image44.emf"/><Relationship Id="rId88" Type="http://schemas.openxmlformats.org/officeDocument/2006/relationships/oleObject" Target="embeddings/Microsoft_Equation39.bin"/><Relationship Id="rId89"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1231</Words>
  <Characters>7018</Characters>
  <Application>Microsoft Macintosh Word</Application>
  <DocSecurity>0</DocSecurity>
  <Lines>58</Lines>
  <Paragraphs>16</Paragraphs>
  <ScaleCrop>false</ScaleCrop>
  <Company>Oak Ridge National Laboratory</Company>
  <LinksUpToDate>false</LinksUpToDate>
  <CharactersWithSpaces>8233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Vlcek, Lukas</dc:creator>
  <cp:keywords/>
  <dc:description/>
  <cp:lastModifiedBy>Vlcek, Lukas</cp:lastModifiedBy>
  <cp:revision>4</cp:revision>
  <dcterms:created xsi:type="dcterms:W3CDTF">2017-07-25T21:07:00Z</dcterms:created>
  <dcterms:modified xsi:type="dcterms:W3CDTF">2017-07-31T14:23:00Z</dcterms:modified>
</cp:coreProperties>
</file>